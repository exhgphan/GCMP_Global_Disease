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88F07" w14:textId="2F9FC8E6" w:rsidR="00E6133D" w:rsidRPr="00961490" w:rsidRDefault="00961490" w:rsidP="00E6133D">
      <w:pPr>
        <w:rPr>
          <w:rFonts w:ascii="Arial" w:eastAsia="Times New Roman" w:hAnsi="Arial" w:cs="Arial"/>
          <w:b/>
        </w:rPr>
      </w:pPr>
      <w:r w:rsidRPr="00961490">
        <w:rPr>
          <w:rFonts w:ascii="Arial" w:eastAsia="Times New Roman" w:hAnsi="Arial" w:cs="Arial"/>
          <w:b/>
        </w:rPr>
        <w:t>Evidence for microbially-mediated tradeoffs between growth and defense throughout coral evolution</w:t>
      </w:r>
    </w:p>
    <w:p w14:paraId="1396D311" w14:textId="4C82ECC7" w:rsidR="00961490" w:rsidRPr="00246861" w:rsidRDefault="00961490" w:rsidP="00961490">
      <w:pPr>
        <w:rPr>
          <w:rFonts w:ascii="Arial" w:eastAsia="Times New Roman" w:hAnsi="Arial" w:cs="Arial"/>
          <w:color w:val="000000"/>
          <w:sz w:val="20"/>
          <w:szCs w:val="20"/>
          <w:vertAlign w:val="superscript"/>
        </w:rPr>
      </w:pPr>
      <w:r w:rsidRPr="00246861">
        <w:rPr>
          <w:rFonts w:ascii="Arial" w:eastAsia="Times New Roman" w:hAnsi="Arial" w:cs="Arial"/>
          <w:color w:val="000000"/>
          <w:sz w:val="20"/>
          <w:szCs w:val="20"/>
        </w:rPr>
        <w:t>Hannah E. Epstein</w:t>
      </w:r>
      <w:r w:rsidRPr="00246861">
        <w:rPr>
          <w:rFonts w:ascii="Arial" w:eastAsia="Times New Roman" w:hAnsi="Arial" w:cs="Arial"/>
          <w:color w:val="000000"/>
          <w:sz w:val="20"/>
          <w:szCs w:val="20"/>
          <w:vertAlign w:val="superscript"/>
        </w:rPr>
        <w:t>1</w:t>
      </w:r>
      <w:r w:rsidR="00D44B56">
        <w:rPr>
          <w:rFonts w:ascii="Arial" w:eastAsia="Times New Roman" w:hAnsi="Arial" w:cs="Arial"/>
          <w:color w:val="000000"/>
          <w:sz w:val="20"/>
          <w:szCs w:val="20"/>
          <w:vertAlign w:val="superscript"/>
        </w:rPr>
        <w:t>, 2</w:t>
      </w:r>
      <w:r w:rsidRPr="00246861">
        <w:rPr>
          <w:rFonts w:ascii="Arial" w:eastAsia="Times New Roman" w:hAnsi="Arial" w:cs="Arial"/>
          <w:color w:val="000000"/>
          <w:sz w:val="20"/>
          <w:szCs w:val="20"/>
        </w:rPr>
        <w:t>, Tanya Brown</w:t>
      </w:r>
      <w:r w:rsidR="00D44B56">
        <w:rPr>
          <w:rFonts w:ascii="Arial" w:eastAsia="Times New Roman" w:hAnsi="Arial" w:cs="Arial"/>
          <w:sz w:val="20"/>
          <w:szCs w:val="20"/>
          <w:vertAlign w:val="superscript"/>
        </w:rPr>
        <w:t>3</w:t>
      </w:r>
      <w:r w:rsidRPr="00246861">
        <w:rPr>
          <w:rFonts w:ascii="Arial" w:eastAsia="Times New Roman" w:hAnsi="Arial" w:cs="Arial"/>
          <w:sz w:val="20"/>
          <w:szCs w:val="20"/>
        </w:rPr>
        <w:t xml:space="preserve">, </w:t>
      </w:r>
      <w:proofErr w:type="spellStart"/>
      <w:r w:rsidRPr="00246861">
        <w:rPr>
          <w:rFonts w:ascii="Arial" w:eastAsia="Times New Roman" w:hAnsi="Arial" w:cs="Arial"/>
          <w:color w:val="000000"/>
          <w:sz w:val="20"/>
          <w:szCs w:val="20"/>
        </w:rPr>
        <w:t>Ay</w:t>
      </w:r>
      <w:r w:rsidR="00246861" w:rsidRPr="00246861">
        <w:rPr>
          <w:rFonts w:ascii="Arial" w:hAnsi="Arial" w:cs="Arial"/>
          <w:color w:val="000000"/>
          <w:sz w:val="20"/>
          <w:szCs w:val="20"/>
        </w:rPr>
        <w:t>ọ</w:t>
      </w:r>
      <w:r w:rsidRPr="00246861">
        <w:rPr>
          <w:rFonts w:ascii="Arial" w:eastAsia="Times New Roman" w:hAnsi="Arial" w:cs="Arial"/>
          <w:color w:val="000000"/>
          <w:sz w:val="20"/>
          <w:szCs w:val="20"/>
        </w:rPr>
        <w:t>mikun</w:t>
      </w:r>
      <w:proofErr w:type="spellEnd"/>
      <w:r w:rsidRPr="00246861">
        <w:rPr>
          <w:rFonts w:ascii="Arial" w:eastAsia="Times New Roman" w:hAnsi="Arial" w:cs="Arial"/>
          <w:color w:val="000000"/>
          <w:sz w:val="20"/>
          <w:szCs w:val="20"/>
        </w:rPr>
        <w:t xml:space="preserve"> O. Akinrinade</w:t>
      </w:r>
      <w:r w:rsidR="00D44B56">
        <w:rPr>
          <w:rFonts w:ascii="Arial" w:eastAsia="Times New Roman" w:hAnsi="Arial" w:cs="Arial"/>
          <w:sz w:val="20"/>
          <w:szCs w:val="20"/>
          <w:vertAlign w:val="superscript"/>
        </w:rPr>
        <w:t>3,4</w:t>
      </w:r>
      <w:r w:rsidRPr="00246861">
        <w:rPr>
          <w:rFonts w:ascii="Arial" w:eastAsia="Times New Roman" w:hAnsi="Arial" w:cs="Arial"/>
          <w:sz w:val="20"/>
          <w:szCs w:val="20"/>
        </w:rPr>
        <w:t>, Ryan McMinds</w:t>
      </w:r>
      <w:r w:rsidR="00D44B56">
        <w:rPr>
          <w:rFonts w:ascii="Arial" w:eastAsia="Times New Roman" w:hAnsi="Arial" w:cs="Arial"/>
          <w:sz w:val="20"/>
          <w:szCs w:val="20"/>
          <w:vertAlign w:val="superscript"/>
        </w:rPr>
        <w:t>2</w:t>
      </w:r>
      <w:r w:rsidRPr="00246861">
        <w:rPr>
          <w:rFonts w:ascii="Arial" w:eastAsia="Times New Roman" w:hAnsi="Arial" w:cs="Arial"/>
          <w:sz w:val="20"/>
          <w:szCs w:val="20"/>
          <w:vertAlign w:val="superscript"/>
        </w:rPr>
        <w:t>,</w:t>
      </w:r>
      <w:r w:rsidR="00D44B56">
        <w:rPr>
          <w:rFonts w:ascii="Arial" w:eastAsia="Times New Roman" w:hAnsi="Arial" w:cs="Arial"/>
          <w:sz w:val="20"/>
          <w:szCs w:val="20"/>
          <w:vertAlign w:val="superscript"/>
        </w:rPr>
        <w:t>5</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F. Joseph</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Pollock</w:t>
      </w:r>
      <w:r w:rsidR="00D44B56">
        <w:rPr>
          <w:rFonts w:ascii="Arial" w:eastAsia="Times New Roman" w:hAnsi="Arial" w:cs="Arial"/>
          <w:sz w:val="20"/>
          <w:szCs w:val="20"/>
          <w:vertAlign w:val="superscript"/>
        </w:rPr>
        <w:t>6</w:t>
      </w:r>
      <w:r w:rsidRPr="00246861">
        <w:rPr>
          <w:rFonts w:ascii="Arial" w:eastAsia="Times New Roman" w:hAnsi="Arial" w:cs="Arial"/>
          <w:sz w:val="20"/>
          <w:szCs w:val="20"/>
          <w:vertAlign w:val="superscript"/>
        </w:rPr>
        <w:t>,</w:t>
      </w:r>
      <w:r w:rsidR="00D44B56">
        <w:rPr>
          <w:rFonts w:ascii="Arial" w:eastAsia="Times New Roman" w:hAnsi="Arial" w:cs="Arial"/>
          <w:sz w:val="20"/>
          <w:szCs w:val="20"/>
          <w:vertAlign w:val="superscript"/>
        </w:rPr>
        <w:t>7</w:t>
      </w:r>
      <w:r w:rsidRPr="00246861">
        <w:rPr>
          <w:rFonts w:ascii="Arial" w:eastAsia="Times New Roman" w:hAnsi="Arial" w:cs="Arial"/>
          <w:sz w:val="20"/>
          <w:szCs w:val="20"/>
        </w:rPr>
        <w:t>, Dylan Sonett</w:t>
      </w:r>
      <w:r w:rsidR="00D44B56">
        <w:rPr>
          <w:rFonts w:ascii="Arial" w:eastAsia="Times New Roman" w:hAnsi="Arial" w:cs="Arial"/>
          <w:sz w:val="20"/>
          <w:szCs w:val="20"/>
          <w:vertAlign w:val="superscript"/>
        </w:rPr>
        <w:t>8</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Styles Smith</w:t>
      </w:r>
      <w:r w:rsidR="00D44B56">
        <w:rPr>
          <w:rFonts w:ascii="Arial" w:eastAsia="Times New Roman" w:hAnsi="Arial" w:cs="Arial"/>
          <w:sz w:val="20"/>
          <w:szCs w:val="20"/>
          <w:vertAlign w:val="superscript"/>
        </w:rPr>
        <w:t>6</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David G. Bourne</w:t>
      </w:r>
      <w:r w:rsidR="00D44B56">
        <w:rPr>
          <w:rFonts w:ascii="Arial" w:eastAsia="Times New Roman" w:hAnsi="Arial" w:cs="Arial"/>
          <w:sz w:val="20"/>
          <w:szCs w:val="20"/>
          <w:vertAlign w:val="superscript"/>
        </w:rPr>
        <w:t>9</w:t>
      </w:r>
      <w:r w:rsidRPr="00246861">
        <w:rPr>
          <w:rFonts w:ascii="Arial" w:eastAsia="Times New Roman" w:hAnsi="Arial" w:cs="Arial"/>
          <w:sz w:val="20"/>
          <w:szCs w:val="20"/>
          <w:vertAlign w:val="superscript"/>
        </w:rPr>
        <w:t>,</w:t>
      </w:r>
      <w:r w:rsidR="00D44B56">
        <w:rPr>
          <w:rFonts w:ascii="Arial" w:eastAsia="Times New Roman" w:hAnsi="Arial" w:cs="Arial"/>
          <w:sz w:val="20"/>
          <w:szCs w:val="20"/>
          <w:vertAlign w:val="superscript"/>
        </w:rPr>
        <w:t>10</w:t>
      </w:r>
      <w:r w:rsidRPr="00246861">
        <w:rPr>
          <w:rFonts w:ascii="Arial" w:eastAsia="Times New Roman" w:hAnsi="Arial" w:cs="Arial"/>
          <w:sz w:val="20"/>
          <w:szCs w:val="20"/>
        </w:rPr>
        <w:t>, Carolina S. Carpenter</w:t>
      </w:r>
      <w:r w:rsidRPr="00246861">
        <w:rPr>
          <w:rFonts w:ascii="Arial" w:eastAsia="Times New Roman" w:hAnsi="Arial" w:cs="Arial"/>
          <w:sz w:val="20"/>
          <w:szCs w:val="20"/>
          <w:vertAlign w:val="superscript"/>
        </w:rPr>
        <w:t>1</w:t>
      </w:r>
      <w:r w:rsidR="00D44B56">
        <w:rPr>
          <w:rFonts w:ascii="Arial" w:eastAsia="Times New Roman" w:hAnsi="Arial" w:cs="Arial"/>
          <w:sz w:val="20"/>
          <w:szCs w:val="20"/>
          <w:vertAlign w:val="superscript"/>
        </w:rPr>
        <w:t>1</w:t>
      </w:r>
      <w:r w:rsidRPr="00246861">
        <w:rPr>
          <w:rFonts w:ascii="Arial" w:eastAsia="Times New Roman" w:hAnsi="Arial" w:cs="Arial"/>
          <w:sz w:val="20"/>
          <w:szCs w:val="20"/>
          <w:vertAlign w:val="superscript"/>
        </w:rPr>
        <w:t>,1</w:t>
      </w:r>
      <w:r w:rsidR="00D44B56">
        <w:rPr>
          <w:rFonts w:ascii="Arial" w:eastAsia="Times New Roman" w:hAnsi="Arial" w:cs="Arial"/>
          <w:sz w:val="20"/>
          <w:szCs w:val="20"/>
          <w:vertAlign w:val="superscript"/>
        </w:rPr>
        <w:t>2</w:t>
      </w:r>
      <w:r w:rsidRPr="00246861">
        <w:rPr>
          <w:rFonts w:ascii="Arial" w:eastAsia="Times New Roman" w:hAnsi="Arial" w:cs="Arial"/>
          <w:sz w:val="20"/>
          <w:szCs w:val="20"/>
        </w:rPr>
        <w:t>, Rob Knight</w:t>
      </w:r>
      <w:r w:rsidRPr="00246861">
        <w:rPr>
          <w:rFonts w:ascii="Arial" w:eastAsia="Times New Roman" w:hAnsi="Arial" w:cs="Arial"/>
          <w:sz w:val="20"/>
          <w:szCs w:val="20"/>
          <w:vertAlign w:val="superscript"/>
        </w:rPr>
        <w:t>1</w:t>
      </w:r>
      <w:r w:rsidR="00D44B56">
        <w:rPr>
          <w:rFonts w:ascii="Arial" w:eastAsia="Times New Roman" w:hAnsi="Arial" w:cs="Arial"/>
          <w:sz w:val="20"/>
          <w:szCs w:val="20"/>
          <w:vertAlign w:val="superscript"/>
        </w:rPr>
        <w:t>2</w:t>
      </w:r>
      <w:r w:rsidRPr="00246861">
        <w:rPr>
          <w:rFonts w:ascii="Arial" w:eastAsia="Times New Roman" w:hAnsi="Arial" w:cs="Arial"/>
          <w:sz w:val="20"/>
          <w:szCs w:val="20"/>
          <w:vertAlign w:val="superscript"/>
        </w:rPr>
        <w:t>-1</w:t>
      </w:r>
      <w:r w:rsidR="00D44B56">
        <w:rPr>
          <w:rFonts w:ascii="Arial" w:eastAsia="Times New Roman" w:hAnsi="Arial" w:cs="Arial"/>
          <w:sz w:val="20"/>
          <w:szCs w:val="20"/>
          <w:vertAlign w:val="superscript"/>
        </w:rPr>
        <w:t>5</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Bette L. Willis</w:t>
      </w:r>
      <w:r w:rsidR="00D44B56">
        <w:rPr>
          <w:rFonts w:ascii="Arial" w:eastAsia="Times New Roman" w:hAnsi="Arial" w:cs="Arial"/>
          <w:sz w:val="20"/>
          <w:szCs w:val="20"/>
          <w:vertAlign w:val="superscript"/>
        </w:rPr>
        <w:t>9</w:t>
      </w:r>
      <w:r w:rsidRPr="00246861">
        <w:rPr>
          <w:rFonts w:ascii="Arial" w:eastAsia="Times New Roman" w:hAnsi="Arial" w:cs="Arial"/>
          <w:color w:val="000000"/>
          <w:sz w:val="20"/>
          <w:szCs w:val="20"/>
          <w:vertAlign w:val="superscript"/>
        </w:rPr>
        <w:t>,</w:t>
      </w:r>
      <w:r w:rsidRPr="00246861">
        <w:rPr>
          <w:rFonts w:ascii="Arial" w:eastAsia="Times New Roman" w:hAnsi="Arial" w:cs="Arial"/>
          <w:sz w:val="20"/>
          <w:szCs w:val="20"/>
          <w:vertAlign w:val="superscript"/>
        </w:rPr>
        <w:t>1</w:t>
      </w:r>
      <w:r w:rsidR="00D44B56">
        <w:rPr>
          <w:rFonts w:ascii="Arial" w:eastAsia="Times New Roman" w:hAnsi="Arial" w:cs="Arial"/>
          <w:sz w:val="20"/>
          <w:szCs w:val="20"/>
          <w:vertAlign w:val="superscript"/>
        </w:rPr>
        <w:t>6</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Mónica Medina</w:t>
      </w:r>
      <w:r w:rsidR="00D44B56">
        <w:rPr>
          <w:rFonts w:ascii="Arial" w:eastAsia="Times New Roman" w:hAnsi="Arial" w:cs="Arial"/>
          <w:sz w:val="20"/>
          <w:szCs w:val="20"/>
          <w:vertAlign w:val="superscript"/>
        </w:rPr>
        <w:t>6</w:t>
      </w:r>
      <w:r w:rsidRPr="00246861">
        <w:rPr>
          <w:rFonts w:ascii="Arial" w:eastAsia="Times New Roman" w:hAnsi="Arial" w:cs="Arial"/>
          <w:sz w:val="20"/>
          <w:szCs w:val="20"/>
        </w:rPr>
        <w:t xml:space="preserve">, </w:t>
      </w:r>
      <w:proofErr w:type="spellStart"/>
      <w:r w:rsidRPr="00246861">
        <w:rPr>
          <w:rFonts w:ascii="Arial" w:eastAsia="Times New Roman" w:hAnsi="Arial" w:cs="Arial"/>
          <w:color w:val="000000"/>
          <w:sz w:val="20"/>
          <w:szCs w:val="20"/>
        </w:rPr>
        <w:t>Joleah</w:t>
      </w:r>
      <w:proofErr w:type="spellEnd"/>
      <w:r w:rsidRPr="00246861">
        <w:rPr>
          <w:rFonts w:ascii="Arial" w:eastAsia="Times New Roman" w:hAnsi="Arial" w:cs="Arial"/>
          <w:color w:val="000000"/>
          <w:sz w:val="20"/>
          <w:szCs w:val="20"/>
        </w:rPr>
        <w:t xml:space="preserve"> B. Lamb</w:t>
      </w:r>
      <w:r w:rsidR="00D44B56">
        <w:rPr>
          <w:rFonts w:ascii="Arial" w:eastAsia="Times New Roman" w:hAnsi="Arial" w:cs="Arial"/>
          <w:sz w:val="20"/>
          <w:szCs w:val="20"/>
          <w:vertAlign w:val="superscript"/>
        </w:rPr>
        <w:t>4</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Rebecca Vega Thurber</w:t>
      </w:r>
      <w:r w:rsidR="00D44B56">
        <w:rPr>
          <w:rFonts w:ascii="Arial" w:eastAsia="Times New Roman" w:hAnsi="Arial" w:cs="Arial"/>
          <w:color w:val="000000"/>
          <w:sz w:val="20"/>
          <w:szCs w:val="20"/>
          <w:vertAlign w:val="superscript"/>
        </w:rPr>
        <w:t>2</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Jesse R. Zaneveld</w:t>
      </w:r>
      <w:r w:rsidR="00D44B56">
        <w:rPr>
          <w:rFonts w:ascii="Arial" w:eastAsia="Times New Roman" w:hAnsi="Arial" w:cs="Arial"/>
          <w:sz w:val="20"/>
          <w:szCs w:val="20"/>
          <w:vertAlign w:val="superscript"/>
        </w:rPr>
        <w:t>3</w:t>
      </w:r>
      <w:r w:rsidRPr="00246861">
        <w:rPr>
          <w:rFonts w:ascii="Arial" w:eastAsia="Times New Roman" w:hAnsi="Arial" w:cs="Arial"/>
          <w:sz w:val="20"/>
          <w:szCs w:val="20"/>
          <w:vertAlign w:val="superscript"/>
        </w:rPr>
        <w:t>*</w:t>
      </w:r>
      <w:r w:rsidRPr="00246861">
        <w:rPr>
          <w:rFonts w:ascii="Arial" w:eastAsia="Times New Roman" w:hAnsi="Arial" w:cs="Arial"/>
          <w:color w:val="000000"/>
          <w:sz w:val="20"/>
          <w:szCs w:val="20"/>
          <w:vertAlign w:val="superscript"/>
        </w:rPr>
        <w:t xml:space="preserve"> </w:t>
      </w:r>
    </w:p>
    <w:p w14:paraId="73B4F64A" w14:textId="009D92DA" w:rsidR="00D44B56" w:rsidRPr="000F0E29" w:rsidRDefault="00961490" w:rsidP="00961490">
      <w:pPr>
        <w:contextualSpacing/>
        <w:jc w:val="both"/>
        <w:rPr>
          <w:rFonts w:ascii="Arial" w:eastAsia="Times New Roman" w:hAnsi="Arial" w:cs="Arial"/>
          <w:i/>
          <w:color w:val="000000"/>
          <w:sz w:val="19"/>
          <w:szCs w:val="19"/>
        </w:rPr>
      </w:pPr>
      <w:r w:rsidRPr="00961490">
        <w:rPr>
          <w:rFonts w:ascii="Arial" w:eastAsia="Times New Roman" w:hAnsi="Arial" w:cs="Arial"/>
          <w:i/>
          <w:color w:val="000000"/>
          <w:sz w:val="19"/>
          <w:szCs w:val="19"/>
          <w:vertAlign w:val="superscript"/>
        </w:rPr>
        <w:t>1</w:t>
      </w:r>
      <w:r w:rsidR="00D44B56">
        <w:rPr>
          <w:rFonts w:ascii="Arial" w:eastAsia="Times New Roman" w:hAnsi="Arial" w:cs="Arial"/>
          <w:i/>
          <w:color w:val="000000"/>
          <w:sz w:val="19"/>
          <w:szCs w:val="19"/>
        </w:rPr>
        <w:t xml:space="preserve">School of Life Sciences, University of Essex, </w:t>
      </w:r>
      <w:proofErr w:type="spellStart"/>
      <w:r w:rsidR="00D44B56">
        <w:rPr>
          <w:rFonts w:ascii="Arial" w:eastAsia="Times New Roman" w:hAnsi="Arial" w:cs="Arial"/>
          <w:i/>
          <w:color w:val="000000"/>
          <w:sz w:val="19"/>
          <w:szCs w:val="19"/>
        </w:rPr>
        <w:t>Wivenhoe</w:t>
      </w:r>
      <w:proofErr w:type="spellEnd"/>
      <w:r w:rsidR="00D44B56">
        <w:rPr>
          <w:rFonts w:ascii="Arial" w:eastAsia="Times New Roman" w:hAnsi="Arial" w:cs="Arial"/>
          <w:i/>
          <w:color w:val="000000"/>
          <w:sz w:val="19"/>
          <w:szCs w:val="19"/>
        </w:rPr>
        <w:t xml:space="preserve"> Park, Colchester, Essex CO4 3SQ, UK</w:t>
      </w:r>
    </w:p>
    <w:p w14:paraId="0C4FA578" w14:textId="6049763C" w:rsidR="00961490" w:rsidRPr="000F0E29" w:rsidRDefault="00D44B56" w:rsidP="00961490">
      <w:pPr>
        <w:contextualSpacing/>
        <w:jc w:val="both"/>
        <w:rPr>
          <w:rFonts w:ascii="Arial" w:eastAsia="Times New Roman" w:hAnsi="Arial" w:cs="Arial"/>
          <w:i/>
          <w:color w:val="000000"/>
          <w:sz w:val="19"/>
          <w:szCs w:val="19"/>
          <w:vertAlign w:val="superscript"/>
        </w:rPr>
      </w:pPr>
      <w:r>
        <w:rPr>
          <w:rFonts w:ascii="Arial" w:eastAsia="Times New Roman" w:hAnsi="Arial" w:cs="Arial"/>
          <w:i/>
          <w:color w:val="000000"/>
          <w:sz w:val="19"/>
          <w:szCs w:val="19"/>
          <w:vertAlign w:val="superscript"/>
        </w:rPr>
        <w:t>2</w:t>
      </w:r>
      <w:r w:rsidR="00961490" w:rsidRPr="00961490">
        <w:rPr>
          <w:rFonts w:ascii="Arial" w:eastAsia="Times New Roman" w:hAnsi="Arial" w:cs="Arial"/>
          <w:i/>
          <w:sz w:val="19"/>
          <w:szCs w:val="19"/>
        </w:rPr>
        <w:t xml:space="preserve">Department of Microbiology, Oregon State University, </w:t>
      </w:r>
      <w:r w:rsidR="00961490" w:rsidRPr="00961490">
        <w:rPr>
          <w:rFonts w:ascii="Arial" w:eastAsia="Times New Roman" w:hAnsi="Arial" w:cs="Arial"/>
          <w:i/>
          <w:color w:val="000000"/>
          <w:sz w:val="19"/>
          <w:szCs w:val="19"/>
        </w:rPr>
        <w:t>226 Nash Hall, Corvallis, OR 97331, USA</w:t>
      </w:r>
    </w:p>
    <w:p w14:paraId="668BAC81" w14:textId="14DCB60A" w:rsidR="00961490" w:rsidRPr="00961490" w:rsidRDefault="00D44B56" w:rsidP="000F0E29">
      <w:pPr>
        <w:contextualSpacing/>
        <w:jc w:val="both"/>
        <w:rPr>
          <w:rFonts w:ascii="Arial" w:eastAsia="Times New Roman" w:hAnsi="Arial" w:cs="Arial"/>
          <w:i/>
          <w:color w:val="000000"/>
          <w:sz w:val="19"/>
          <w:szCs w:val="19"/>
        </w:rPr>
      </w:pPr>
      <w:r>
        <w:rPr>
          <w:rFonts w:ascii="Arial" w:eastAsia="Times New Roman" w:hAnsi="Arial" w:cs="Arial"/>
          <w:i/>
          <w:sz w:val="19"/>
          <w:szCs w:val="19"/>
          <w:vertAlign w:val="superscript"/>
        </w:rPr>
        <w:t>3</w:t>
      </w:r>
      <w:r w:rsidR="00961490" w:rsidRPr="00961490">
        <w:rPr>
          <w:rFonts w:ascii="Arial" w:eastAsia="Times New Roman" w:hAnsi="Arial" w:cs="Arial"/>
          <w:i/>
          <w:sz w:val="19"/>
          <w:szCs w:val="19"/>
        </w:rPr>
        <w:t>School of Science, Technology, Engineering, and Mathematics, Division of Biological Sciences, U</w:t>
      </w:r>
      <w:r w:rsidR="00961490" w:rsidRPr="00961490">
        <w:rPr>
          <w:rFonts w:ascii="Arial" w:eastAsia="Times New Roman" w:hAnsi="Arial" w:cs="Arial"/>
          <w:i/>
          <w:color w:val="000000"/>
          <w:sz w:val="19"/>
          <w:szCs w:val="19"/>
        </w:rPr>
        <w:t>niversity of Washington</w:t>
      </w:r>
      <w:r w:rsidR="00961490" w:rsidRPr="00961490">
        <w:rPr>
          <w:rFonts w:ascii="Arial" w:eastAsia="Times New Roman" w:hAnsi="Arial" w:cs="Arial"/>
          <w:i/>
          <w:sz w:val="19"/>
          <w:szCs w:val="19"/>
        </w:rPr>
        <w:t xml:space="preserve"> </w:t>
      </w:r>
      <w:r w:rsidR="00961490" w:rsidRPr="00961490">
        <w:rPr>
          <w:rFonts w:ascii="Arial" w:eastAsia="Times New Roman" w:hAnsi="Arial" w:cs="Arial"/>
          <w:i/>
          <w:color w:val="000000"/>
          <w:sz w:val="19"/>
          <w:szCs w:val="19"/>
        </w:rPr>
        <w:t>Bothell, UWBB-277, Bothell, WA 98011, USA</w:t>
      </w:r>
    </w:p>
    <w:p w14:paraId="749EDFAB" w14:textId="4DFECC05" w:rsidR="00961490" w:rsidRPr="00961490" w:rsidRDefault="00D44B56" w:rsidP="00961490">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4</w:t>
      </w:r>
      <w:r w:rsidR="00961490" w:rsidRPr="00961490">
        <w:rPr>
          <w:rFonts w:ascii="Arial" w:eastAsia="Times New Roman" w:hAnsi="Arial" w:cs="Arial"/>
          <w:i/>
          <w:sz w:val="19"/>
          <w:szCs w:val="19"/>
        </w:rPr>
        <w:t>Department of Ecology and Evolutionary Biology, University of California, Irvine, CA 92697, USA</w:t>
      </w:r>
    </w:p>
    <w:p w14:paraId="37B92EDC" w14:textId="0736B97E" w:rsidR="00961490" w:rsidRPr="00961490" w:rsidRDefault="00D44B56" w:rsidP="000F0E29">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5</w:t>
      </w:r>
      <w:r w:rsidR="00961490" w:rsidRPr="00961490">
        <w:rPr>
          <w:rFonts w:ascii="Arial" w:eastAsia="Times New Roman" w:hAnsi="Arial" w:cs="Arial"/>
          <w:i/>
          <w:sz w:val="19"/>
          <w:szCs w:val="19"/>
        </w:rPr>
        <w:t>Center for Global Health and Infectious Diseases Research, University of South Florida, 13201 Bruce B. Downs Blvd, MDC 56, Tampa, FL 33612, USA</w:t>
      </w:r>
    </w:p>
    <w:p w14:paraId="56476D9C" w14:textId="1800C59B" w:rsidR="00961490" w:rsidRPr="00961490" w:rsidRDefault="00D44B56" w:rsidP="00961490">
      <w:pPr>
        <w:ind w:left="720" w:hanging="720"/>
        <w:contextualSpacing/>
        <w:jc w:val="both"/>
        <w:rPr>
          <w:rFonts w:ascii="Arial" w:eastAsia="Times New Roman" w:hAnsi="Arial" w:cs="Arial"/>
          <w:i/>
          <w:sz w:val="19"/>
          <w:szCs w:val="19"/>
        </w:rPr>
      </w:pPr>
      <w:r>
        <w:rPr>
          <w:rFonts w:ascii="Arial" w:eastAsia="Times New Roman" w:hAnsi="Arial" w:cs="Arial"/>
          <w:i/>
          <w:sz w:val="19"/>
          <w:szCs w:val="19"/>
          <w:vertAlign w:val="superscript"/>
        </w:rPr>
        <w:t>6</w:t>
      </w:r>
      <w:r w:rsidR="00961490" w:rsidRPr="00961490">
        <w:rPr>
          <w:rFonts w:ascii="Arial" w:eastAsia="Times New Roman" w:hAnsi="Arial" w:cs="Arial"/>
          <w:i/>
          <w:sz w:val="19"/>
          <w:szCs w:val="19"/>
        </w:rPr>
        <w:t>Department of Biology, Pennsylvania State University, 208 Mueller Lab, University Park, PA 16802, USA</w:t>
      </w:r>
    </w:p>
    <w:p w14:paraId="0D44E2A6" w14:textId="159B42F7" w:rsidR="00961490" w:rsidRPr="00961490" w:rsidRDefault="00D44B56" w:rsidP="00961490">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7</w:t>
      </w:r>
      <w:r w:rsidR="00961490" w:rsidRPr="00961490">
        <w:rPr>
          <w:rFonts w:ascii="Arial" w:eastAsia="Tahoma" w:hAnsi="Arial" w:cs="Arial"/>
          <w:i/>
          <w:sz w:val="19"/>
          <w:szCs w:val="19"/>
        </w:rPr>
        <w:t>Hawai</w:t>
      </w:r>
      <w:r w:rsidR="00961490" w:rsidRPr="00961490">
        <w:rPr>
          <w:rFonts w:ascii="Tahoma" w:eastAsia="Tahoma" w:hAnsi="Tahoma" w:cs="Tahoma"/>
          <w:sz w:val="20"/>
          <w:szCs w:val="20"/>
        </w:rPr>
        <w:t>՛</w:t>
      </w:r>
      <w:r w:rsidR="00961490" w:rsidRPr="00961490">
        <w:rPr>
          <w:rFonts w:ascii="Arial" w:eastAsia="Tahoma" w:hAnsi="Arial" w:cs="Arial"/>
          <w:i/>
          <w:sz w:val="19"/>
          <w:szCs w:val="19"/>
        </w:rPr>
        <w:t>i &amp; Palmyra Program, T</w:t>
      </w:r>
      <w:r w:rsidR="00961490" w:rsidRPr="00961490">
        <w:rPr>
          <w:rFonts w:ascii="Arial" w:eastAsia="Times New Roman" w:hAnsi="Arial" w:cs="Arial"/>
          <w:i/>
          <w:sz w:val="19"/>
          <w:szCs w:val="19"/>
        </w:rPr>
        <w:t>he Nature Conservancy, Honolulu, HI, USA</w:t>
      </w:r>
    </w:p>
    <w:p w14:paraId="26B7C024" w14:textId="310CE51B" w:rsidR="00961490" w:rsidRPr="00961490" w:rsidRDefault="00D44B56" w:rsidP="00961490">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8</w:t>
      </w:r>
      <w:r w:rsidR="00961490" w:rsidRPr="00961490">
        <w:rPr>
          <w:rFonts w:ascii="Arial" w:eastAsia="Times New Roman" w:hAnsi="Arial" w:cs="Arial"/>
          <w:i/>
          <w:sz w:val="19"/>
          <w:szCs w:val="19"/>
        </w:rPr>
        <w:t>School of Pharmacy, University of Washington, Seattle, WA 98195, USA</w:t>
      </w:r>
    </w:p>
    <w:p w14:paraId="7252E3A4" w14:textId="7C1D1FA3" w:rsidR="00961490" w:rsidRPr="00961490" w:rsidRDefault="00D44B56" w:rsidP="00961490">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9</w:t>
      </w:r>
      <w:r w:rsidR="00961490" w:rsidRPr="00961490">
        <w:rPr>
          <w:rFonts w:ascii="Arial" w:eastAsia="Times New Roman" w:hAnsi="Arial" w:cs="Arial"/>
          <w:i/>
          <w:sz w:val="19"/>
          <w:szCs w:val="19"/>
        </w:rPr>
        <w:t>College of Science and Engineering, James Cook University, Townsville, Queensland 4811, Australia</w:t>
      </w:r>
    </w:p>
    <w:p w14:paraId="70F3FE1D" w14:textId="01F64156" w:rsidR="00961490" w:rsidRPr="00961490" w:rsidRDefault="00D44B56" w:rsidP="00961490">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10</w:t>
      </w:r>
      <w:r w:rsidR="00961490" w:rsidRPr="00961490">
        <w:rPr>
          <w:rFonts w:ascii="Arial" w:eastAsia="Times New Roman" w:hAnsi="Arial" w:cs="Arial"/>
          <w:i/>
          <w:sz w:val="19"/>
          <w:szCs w:val="19"/>
        </w:rPr>
        <w:t>Australian Institute of Marine Science, Townsville, Queensland 4810, Australia</w:t>
      </w:r>
    </w:p>
    <w:p w14:paraId="5B68A255" w14:textId="56260B60"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D44B56">
        <w:rPr>
          <w:rFonts w:ascii="Arial" w:eastAsia="Times New Roman" w:hAnsi="Arial" w:cs="Arial"/>
          <w:i/>
          <w:sz w:val="19"/>
          <w:szCs w:val="19"/>
          <w:vertAlign w:val="superscript"/>
        </w:rPr>
        <w:t>1</w:t>
      </w:r>
      <w:r w:rsidRPr="00961490">
        <w:rPr>
          <w:rFonts w:ascii="Arial" w:eastAsia="Times New Roman" w:hAnsi="Arial" w:cs="Arial"/>
          <w:i/>
          <w:sz w:val="19"/>
          <w:szCs w:val="19"/>
        </w:rPr>
        <w:t>Scripps Institution of Oceanography, University of California, San Diego, La Jolla, CA 92093, USA</w:t>
      </w:r>
    </w:p>
    <w:p w14:paraId="58288433" w14:textId="13C85363"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D44B56">
        <w:rPr>
          <w:rFonts w:ascii="Arial" w:eastAsia="Times New Roman" w:hAnsi="Arial" w:cs="Arial"/>
          <w:i/>
          <w:sz w:val="19"/>
          <w:szCs w:val="19"/>
          <w:vertAlign w:val="superscript"/>
        </w:rPr>
        <w:t>2</w:t>
      </w:r>
      <w:r w:rsidRPr="00961490">
        <w:rPr>
          <w:rFonts w:ascii="Arial" w:eastAsia="Times New Roman" w:hAnsi="Arial" w:cs="Arial"/>
          <w:i/>
          <w:sz w:val="19"/>
          <w:szCs w:val="19"/>
        </w:rPr>
        <w:t>Center for Microbiome Innovation, University of California, San Diego, La Jolla, CA 92093, USA</w:t>
      </w:r>
    </w:p>
    <w:p w14:paraId="256472E5" w14:textId="73E42D66"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D44B56">
        <w:rPr>
          <w:rFonts w:ascii="Arial" w:eastAsia="Times New Roman" w:hAnsi="Arial" w:cs="Arial"/>
          <w:i/>
          <w:sz w:val="19"/>
          <w:szCs w:val="19"/>
          <w:vertAlign w:val="superscript"/>
        </w:rPr>
        <w:t>3</w:t>
      </w:r>
      <w:r w:rsidRPr="00961490">
        <w:rPr>
          <w:rFonts w:ascii="Arial" w:eastAsia="Times New Roman" w:hAnsi="Arial" w:cs="Arial"/>
          <w:i/>
          <w:sz w:val="19"/>
          <w:szCs w:val="19"/>
        </w:rPr>
        <w:t>Department of Pediatrics, University of California, San Diego, La Jolla, CA 92093, USA</w:t>
      </w:r>
    </w:p>
    <w:p w14:paraId="199870EB" w14:textId="29C5DA05" w:rsidR="00961490" w:rsidRPr="00961490" w:rsidRDefault="00961490" w:rsidP="00961490">
      <w:pPr>
        <w:ind w:left="720" w:hanging="720"/>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D44B56">
        <w:rPr>
          <w:rFonts w:ascii="Arial" w:eastAsia="Times New Roman" w:hAnsi="Arial" w:cs="Arial"/>
          <w:i/>
          <w:sz w:val="19"/>
          <w:szCs w:val="19"/>
          <w:vertAlign w:val="superscript"/>
        </w:rPr>
        <w:t>4</w:t>
      </w:r>
      <w:r w:rsidRPr="00961490">
        <w:rPr>
          <w:rFonts w:ascii="Arial" w:eastAsia="Times New Roman" w:hAnsi="Arial" w:cs="Arial"/>
          <w:i/>
          <w:sz w:val="19"/>
          <w:szCs w:val="19"/>
        </w:rPr>
        <w:t>Department of Computer Science &amp; Engineering, University of California, San Diego, La Jolla, CA 92093, USA</w:t>
      </w:r>
    </w:p>
    <w:p w14:paraId="0830A3EB" w14:textId="0DA0355F"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D44B56">
        <w:rPr>
          <w:rFonts w:ascii="Arial" w:eastAsia="Times New Roman" w:hAnsi="Arial" w:cs="Arial"/>
          <w:i/>
          <w:sz w:val="19"/>
          <w:szCs w:val="19"/>
          <w:vertAlign w:val="superscript"/>
        </w:rPr>
        <w:t>5</w:t>
      </w:r>
      <w:r w:rsidRPr="00961490">
        <w:rPr>
          <w:rFonts w:ascii="Arial" w:eastAsia="Times New Roman" w:hAnsi="Arial" w:cs="Arial"/>
          <w:i/>
          <w:sz w:val="19"/>
          <w:szCs w:val="19"/>
        </w:rPr>
        <w:t>Micronoma Inc., San Diego, La Jolla, CA 92121, USA</w:t>
      </w:r>
    </w:p>
    <w:p w14:paraId="4D0D18DB" w14:textId="02DA7899" w:rsidR="00961490" w:rsidRPr="00961490" w:rsidRDefault="00961490" w:rsidP="00961490">
      <w:pPr>
        <w:ind w:left="720" w:hanging="720"/>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D44B56">
        <w:rPr>
          <w:rFonts w:ascii="Arial" w:eastAsia="Times New Roman" w:hAnsi="Arial" w:cs="Arial"/>
          <w:i/>
          <w:sz w:val="19"/>
          <w:szCs w:val="19"/>
          <w:vertAlign w:val="superscript"/>
        </w:rPr>
        <w:t>6</w:t>
      </w:r>
      <w:r w:rsidRPr="00961490">
        <w:rPr>
          <w:rFonts w:ascii="Arial" w:eastAsia="Times New Roman" w:hAnsi="Arial" w:cs="Arial"/>
          <w:i/>
          <w:sz w:val="19"/>
          <w:szCs w:val="19"/>
        </w:rPr>
        <w:t>ARC Centre of Excellence for Coral Reef Studies, James Cook University, Townsville, Queensland 4811, Australia</w:t>
      </w:r>
    </w:p>
    <w:p w14:paraId="3B822FD7" w14:textId="77777777" w:rsidR="00961490" w:rsidRDefault="00961490" w:rsidP="00E6133D">
      <w:pPr>
        <w:rPr>
          <w:rFonts w:ascii="Arial" w:hAnsi="Arial" w:cs="Arial"/>
          <w:sz w:val="20"/>
          <w:szCs w:val="20"/>
        </w:rPr>
      </w:pPr>
    </w:p>
    <w:p w14:paraId="20DFDABE" w14:textId="5A3437E3" w:rsidR="00E6133D" w:rsidRPr="00F649EE" w:rsidRDefault="00E6133D" w:rsidP="00E6133D">
      <w:pPr>
        <w:rPr>
          <w:rFonts w:ascii="Arial" w:hAnsi="Arial" w:cs="Arial"/>
          <w:sz w:val="20"/>
          <w:szCs w:val="20"/>
        </w:rPr>
      </w:pPr>
      <w:r w:rsidRPr="00E6133D">
        <w:rPr>
          <w:rFonts w:ascii="Arial" w:hAnsi="Arial" w:cs="Arial"/>
          <w:sz w:val="20"/>
          <w:szCs w:val="20"/>
        </w:rPr>
        <w:t>*</w:t>
      </w:r>
      <w:r w:rsidR="00961490">
        <w:rPr>
          <w:rFonts w:ascii="Arial" w:hAnsi="Arial" w:cs="Arial"/>
          <w:sz w:val="20"/>
          <w:szCs w:val="20"/>
        </w:rPr>
        <w:t xml:space="preserve">Jesse R. </w:t>
      </w:r>
      <w:proofErr w:type="spellStart"/>
      <w:r w:rsidR="00961490">
        <w:rPr>
          <w:rFonts w:ascii="Arial" w:hAnsi="Arial" w:cs="Arial"/>
          <w:sz w:val="20"/>
          <w:szCs w:val="20"/>
        </w:rPr>
        <w:t>Zaneveld</w:t>
      </w:r>
      <w:proofErr w:type="spellEnd"/>
    </w:p>
    <w:p w14:paraId="46D7756D" w14:textId="4DCF41F2" w:rsidR="00E6133D" w:rsidRPr="00623869" w:rsidRDefault="00E6133D" w:rsidP="00E6133D">
      <w:pPr>
        <w:rPr>
          <w:rFonts w:ascii="Arial" w:hAnsi="Arial" w:cs="Arial"/>
          <w:sz w:val="20"/>
          <w:szCs w:val="20"/>
        </w:rPr>
      </w:pPr>
      <w:r w:rsidRPr="00623869">
        <w:rPr>
          <w:rFonts w:ascii="Arial" w:hAnsi="Arial" w:cs="Arial"/>
          <w:b/>
          <w:sz w:val="20"/>
          <w:szCs w:val="20"/>
        </w:rPr>
        <w:t xml:space="preserve">Email: </w:t>
      </w:r>
      <w:r w:rsidRPr="00623869">
        <w:rPr>
          <w:rFonts w:ascii="Arial" w:hAnsi="Arial" w:cs="Arial"/>
          <w:sz w:val="20"/>
          <w:szCs w:val="20"/>
        </w:rPr>
        <w:t xml:space="preserve"> </w:t>
      </w:r>
      <w:hyperlink r:id="rId8">
        <w:r w:rsidR="00961490">
          <w:rPr>
            <w:rFonts w:ascii="Arial" w:hAnsi="Arial" w:cs="Arial"/>
            <w:sz w:val="20"/>
            <w:szCs w:val="20"/>
          </w:rPr>
          <w:t>zaneveld@uw.edu</w:t>
        </w:r>
      </w:hyperlink>
    </w:p>
    <w:p w14:paraId="1A4002EE" w14:textId="7877C075" w:rsidR="00623869" w:rsidRDefault="00623869" w:rsidP="00623869">
      <w:pPr>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00961490">
        <w:rPr>
          <w:rFonts w:ascii="Arial" w:hAnsi="Arial" w:cs="Arial"/>
          <w:bCs/>
          <w:sz w:val="20"/>
          <w:szCs w:val="20"/>
        </w:rPr>
        <w:t xml:space="preserve">The “Global Coral Microbiome Project” was designed and funded by RM, FJP, DGB, BLW, MM, RVT and JRZ. RM, FJP, BLW, MM, JBL, RVT, and JRZ contributed to sample and data collection. RM, FJP, SS, CSC, and RK undertook sample processing and sequencing. Bioinformatic processing and sequence data management was completed by HEE, TB, DS, CSC, RK, and JRZ. Conceptual input for this manuscript was provided by HEE, TB, AOA, RM, JBL, RVT, and JRZ.  Statistical analyses and initial draft writing were completed by HEE, TB, AOA, and JRZ. Figures were produced by HEE, TB, and JRZ. All authors contributed to manuscript editing and finalization. </w:t>
      </w:r>
    </w:p>
    <w:p w14:paraId="7A5DDA98" w14:textId="37C1563F" w:rsidR="00623869" w:rsidRPr="00BB6B27" w:rsidRDefault="00623869" w:rsidP="00623869">
      <w:pPr>
        <w:rPr>
          <w:rFonts w:ascii="Arial" w:hAnsi="Arial" w:cs="Arial"/>
          <w:sz w:val="20"/>
          <w:szCs w:val="20"/>
        </w:rPr>
      </w:pPr>
      <w:r>
        <w:rPr>
          <w:rFonts w:ascii="Arial" w:hAnsi="Arial" w:cs="Arial"/>
          <w:b/>
          <w:sz w:val="20"/>
          <w:szCs w:val="20"/>
        </w:rPr>
        <w:t xml:space="preserve">Competing Interest Statement: </w:t>
      </w:r>
      <w:r w:rsidR="00961490">
        <w:rPr>
          <w:rFonts w:ascii="Arial" w:hAnsi="Arial" w:cs="Arial"/>
          <w:sz w:val="20"/>
          <w:szCs w:val="20"/>
        </w:rPr>
        <w:t>The authors declare no competing interests.</w:t>
      </w:r>
      <w:r>
        <w:rPr>
          <w:rFonts w:ascii="Arial" w:hAnsi="Arial" w:cs="Arial"/>
          <w:sz w:val="20"/>
          <w:szCs w:val="20"/>
        </w:rPr>
        <w:t xml:space="preserve"> </w:t>
      </w:r>
    </w:p>
    <w:p w14:paraId="61606AE0" w14:textId="71DD1EE7" w:rsidR="00E6133D" w:rsidRPr="00E6133D" w:rsidRDefault="00E6133D" w:rsidP="00E6133D">
      <w:pPr>
        <w:rPr>
          <w:rFonts w:ascii="Arial" w:hAnsi="Arial" w:cs="Arial"/>
          <w:sz w:val="20"/>
          <w:szCs w:val="20"/>
        </w:rPr>
      </w:pPr>
      <w:r w:rsidRPr="00E6133D">
        <w:rPr>
          <w:rFonts w:ascii="Arial" w:hAnsi="Arial" w:cs="Arial"/>
          <w:b/>
          <w:sz w:val="20"/>
          <w:szCs w:val="20"/>
        </w:rPr>
        <w:t>Classification</w:t>
      </w:r>
      <w:r w:rsidR="00623869">
        <w:rPr>
          <w:rFonts w:ascii="Arial" w:hAnsi="Arial" w:cs="Arial"/>
          <w:b/>
          <w:sz w:val="20"/>
          <w:szCs w:val="20"/>
        </w:rPr>
        <w:t xml:space="preserve">: </w:t>
      </w:r>
      <w:r w:rsidR="00961490">
        <w:rPr>
          <w:rFonts w:ascii="Arial" w:hAnsi="Arial" w:cs="Arial"/>
          <w:sz w:val="20"/>
          <w:szCs w:val="20"/>
        </w:rPr>
        <w:t>Major – Biological Sciences; Minor - Microbiology</w:t>
      </w:r>
    </w:p>
    <w:p w14:paraId="18812061" w14:textId="7658CFD5" w:rsidR="00E6133D" w:rsidRPr="00E6133D" w:rsidRDefault="00E6133D" w:rsidP="00E6133D">
      <w:pPr>
        <w:rPr>
          <w:rFonts w:ascii="Arial" w:hAnsi="Arial" w:cs="Arial"/>
          <w:sz w:val="20"/>
          <w:szCs w:val="20"/>
        </w:rPr>
      </w:pPr>
      <w:r w:rsidRPr="00E6133D">
        <w:rPr>
          <w:rFonts w:ascii="Arial" w:hAnsi="Arial" w:cs="Arial"/>
          <w:b/>
          <w:sz w:val="20"/>
          <w:szCs w:val="20"/>
        </w:rPr>
        <w:t>Keywords</w:t>
      </w:r>
      <w:r w:rsidR="00623869">
        <w:rPr>
          <w:rFonts w:ascii="Arial" w:hAnsi="Arial" w:cs="Arial"/>
          <w:b/>
          <w:sz w:val="20"/>
          <w:szCs w:val="20"/>
        </w:rPr>
        <w:t xml:space="preserve">: </w:t>
      </w:r>
      <w:r w:rsidR="00961490">
        <w:rPr>
          <w:rFonts w:ascii="Arial" w:hAnsi="Arial" w:cs="Arial"/>
          <w:sz w:val="20"/>
          <w:szCs w:val="20"/>
        </w:rPr>
        <w:t>Evolutionary tradeoffs; Evolution, Coral Disease, Coral Microbiome, Coral Reefs</w:t>
      </w:r>
    </w:p>
    <w:p w14:paraId="788EAF02" w14:textId="21CEB795" w:rsidR="00E6133D" w:rsidRPr="00E6133D" w:rsidRDefault="00E6133D" w:rsidP="00E6133D">
      <w:pPr>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E6133D">
      <w:pPr>
        <w:ind w:left="720"/>
        <w:contextualSpacing/>
        <w:rPr>
          <w:rFonts w:ascii="Arial" w:hAnsi="Arial" w:cs="Arial"/>
          <w:sz w:val="20"/>
          <w:szCs w:val="20"/>
        </w:rPr>
      </w:pPr>
      <w:r w:rsidRPr="00E6133D">
        <w:rPr>
          <w:rFonts w:ascii="Arial" w:hAnsi="Arial" w:cs="Arial"/>
          <w:sz w:val="20"/>
          <w:szCs w:val="20"/>
        </w:rPr>
        <w:t>Main Text</w:t>
      </w:r>
    </w:p>
    <w:p w14:paraId="396715E5" w14:textId="6D78C76A" w:rsidR="00961490" w:rsidRPr="00961490" w:rsidRDefault="00E6133D" w:rsidP="00961490">
      <w:pPr>
        <w:ind w:left="720"/>
        <w:rPr>
          <w:rFonts w:ascii="Arial" w:hAnsi="Arial" w:cs="Arial"/>
          <w:sz w:val="20"/>
          <w:szCs w:val="20"/>
        </w:rPr>
      </w:pPr>
      <w:r w:rsidRPr="00E6133D">
        <w:rPr>
          <w:rFonts w:ascii="Arial" w:hAnsi="Arial" w:cs="Arial"/>
          <w:sz w:val="20"/>
          <w:szCs w:val="20"/>
        </w:rPr>
        <w:t xml:space="preserve">Figures 1 to </w:t>
      </w:r>
      <w:r w:rsidR="00961490">
        <w:rPr>
          <w:rFonts w:ascii="Arial" w:hAnsi="Arial" w:cs="Arial"/>
          <w:sz w:val="20"/>
          <w:szCs w:val="20"/>
        </w:rPr>
        <w:t>4</w:t>
      </w:r>
      <w:bookmarkStart w:id="0" w:name="30j0zll" w:colFirst="0" w:colLast="0"/>
      <w:bookmarkStart w:id="1" w:name="1fob9te" w:colFirst="0" w:colLast="0"/>
      <w:bookmarkEnd w:id="0"/>
      <w:bookmarkEnd w:id="1"/>
    </w:p>
    <w:p w14:paraId="4F1DAD74" w14:textId="159507E1" w:rsidR="00961490" w:rsidRP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lastRenderedPageBreak/>
        <w:t>Abstract</w:t>
      </w:r>
    </w:p>
    <w:p w14:paraId="1162FDC0" w14:textId="77777777" w:rsidR="00961490" w:rsidRDefault="00961490" w:rsidP="00961490">
      <w:pPr>
        <w:contextualSpacing/>
        <w:rPr>
          <w:rFonts w:ascii="Arial" w:eastAsia="Times New Roman" w:hAnsi="Arial" w:cs="Arial"/>
          <w:sz w:val="20"/>
          <w:szCs w:val="20"/>
        </w:rPr>
      </w:pPr>
    </w:p>
    <w:p w14:paraId="53A7309A" w14:textId="09D372CC" w:rsidR="00961490" w:rsidRDefault="00961490" w:rsidP="00961490">
      <w:pPr>
        <w:contextualSpacing/>
        <w:rPr>
          <w:rFonts w:ascii="Arial" w:eastAsia="Times New Roman" w:hAnsi="Arial" w:cs="Arial"/>
          <w:sz w:val="20"/>
          <w:szCs w:val="20"/>
        </w:rPr>
      </w:pPr>
      <w:r w:rsidRPr="00961490">
        <w:rPr>
          <w:rFonts w:ascii="Arial" w:eastAsia="Times New Roman" w:hAnsi="Arial" w:cs="Arial"/>
          <w:sz w:val="20"/>
          <w:szCs w:val="20"/>
        </w:rPr>
        <w:t xml:space="preserve">Evolutionary tradeoffs between life-history strategies are central to animal evolution. However, because microbes can influence aspects of host physiology, behavior, and resistance to stress or disease, changes in animal-microbial symbioses have the potential to mediate life-history tradeoffs. </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corals provide a highly biodiverse and data-rich host system to test this idea, made more relevant by increases in coral disease outbreaks </w:t>
      </w:r>
      <w:proofErr w:type="gramStart"/>
      <w:r w:rsidRPr="00961490">
        <w:rPr>
          <w:rFonts w:ascii="Arial" w:eastAsia="Times New Roman" w:hAnsi="Arial" w:cs="Arial"/>
          <w:sz w:val="20"/>
          <w:szCs w:val="20"/>
        </w:rPr>
        <w:t>as a result of</w:t>
      </w:r>
      <w:proofErr w:type="gramEnd"/>
      <w:r w:rsidRPr="00961490">
        <w:rPr>
          <w:rFonts w:ascii="Arial" w:eastAsia="Times New Roman" w:hAnsi="Arial" w:cs="Arial"/>
          <w:sz w:val="20"/>
          <w:szCs w:val="20"/>
        </w:rPr>
        <w:t xml:space="preserve"> anthropogenic changes to climate and reef ecosystems. Identifying factors that determine coral disease susceptibility has therefore become a focus for reef conservation efforts. Using a comparative approach, we tested if coral microbiomes correlate with disease susceptibility across 425 million years of coral evolution by combining a cross-species coral microbiome survey (the “Global Coral Microbiome Project”) with long-term disease prevalence data at multiple sites. Interpreting these data in their phylogenetic context, we show that microbial dominance and composition predict disease susceptibility. We trace this dominance-disease association to a single putatively beneficial bacterial symbiont,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whose relative abundance in coral tissue explained 30% of variation in disease susceptibility and 60% of variation in microbiome dominance across 40 coral genera. Conversely,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abundances in coral tissue strongly correlated with high growth rates. These results demonstrate that the evolution of microbial symbiosis in corals correlates with both disease prevalence and growth rate. Exploration of the mechanistic basis for these findings will be important for our understanding of how microbial symbiosis influences animal life-history tradeoffs, and in efforts to use microbes to increase coral growth or disease resistance </w:t>
      </w:r>
      <w:r w:rsidRPr="00961490">
        <w:rPr>
          <w:rFonts w:ascii="Arial" w:eastAsia="Times New Roman" w:hAnsi="Arial" w:cs="Arial"/>
          <w:i/>
          <w:sz w:val="20"/>
          <w:szCs w:val="20"/>
        </w:rPr>
        <w:t>in-situ</w:t>
      </w:r>
      <w:r w:rsidRPr="00961490">
        <w:rPr>
          <w:rFonts w:ascii="Arial" w:eastAsia="Times New Roman" w:hAnsi="Arial" w:cs="Arial"/>
          <w:sz w:val="20"/>
          <w:szCs w:val="20"/>
        </w:rPr>
        <w:t>.</w:t>
      </w:r>
    </w:p>
    <w:p w14:paraId="246A9445" w14:textId="77777777" w:rsidR="007141C2" w:rsidRDefault="007141C2" w:rsidP="00961490">
      <w:pPr>
        <w:contextualSpacing/>
        <w:rPr>
          <w:rFonts w:ascii="Arial" w:eastAsia="Times New Roman" w:hAnsi="Arial" w:cs="Arial"/>
          <w:sz w:val="20"/>
          <w:szCs w:val="20"/>
        </w:rPr>
      </w:pPr>
    </w:p>
    <w:p w14:paraId="062DCC49" w14:textId="77777777" w:rsidR="007141C2" w:rsidRDefault="007141C2" w:rsidP="00961490">
      <w:pPr>
        <w:contextualSpacing/>
        <w:rPr>
          <w:rFonts w:ascii="Arial" w:eastAsia="Times New Roman" w:hAnsi="Arial" w:cs="Arial"/>
          <w:sz w:val="20"/>
          <w:szCs w:val="20"/>
        </w:rPr>
      </w:pPr>
    </w:p>
    <w:p w14:paraId="7AC11EBF" w14:textId="3B4FBF2D" w:rsidR="007141C2" w:rsidRDefault="007141C2" w:rsidP="00961490">
      <w:pPr>
        <w:contextualSpacing/>
        <w:rPr>
          <w:rFonts w:ascii="Arial" w:eastAsia="Times New Roman" w:hAnsi="Arial" w:cs="Arial"/>
          <w:sz w:val="20"/>
          <w:szCs w:val="20"/>
        </w:rPr>
      </w:pPr>
      <w:r>
        <w:rPr>
          <w:rFonts w:ascii="Arial" w:eastAsia="Times New Roman" w:hAnsi="Arial" w:cs="Arial"/>
          <w:sz w:val="20"/>
          <w:szCs w:val="20"/>
        </w:rPr>
        <w:t>Abstract (200 words)</w:t>
      </w:r>
    </w:p>
    <w:p w14:paraId="275D7127" w14:textId="77777777" w:rsidR="007141C2" w:rsidRDefault="007141C2" w:rsidP="00961490">
      <w:pPr>
        <w:contextualSpacing/>
        <w:rPr>
          <w:rFonts w:ascii="Arial" w:eastAsia="Times New Roman" w:hAnsi="Arial" w:cs="Arial"/>
          <w:sz w:val="20"/>
          <w:szCs w:val="20"/>
        </w:rPr>
      </w:pPr>
    </w:p>
    <w:p w14:paraId="53AF2E71" w14:textId="732C7C78" w:rsidR="007141C2" w:rsidRDefault="007141C2" w:rsidP="007141C2">
      <w:pPr>
        <w:contextualSpacing/>
        <w:rPr>
          <w:rFonts w:ascii="Arial" w:eastAsia="Times New Roman" w:hAnsi="Arial" w:cs="Arial"/>
          <w:sz w:val="20"/>
          <w:szCs w:val="20"/>
        </w:rPr>
      </w:pPr>
      <w:r w:rsidRPr="00961490">
        <w:rPr>
          <w:rFonts w:ascii="Arial" w:eastAsia="Times New Roman" w:hAnsi="Arial" w:cs="Arial"/>
          <w:sz w:val="20"/>
          <w:szCs w:val="20"/>
        </w:rPr>
        <w:t xml:space="preserve">Evolutionary tradeoffs between life-history strategies are </w:t>
      </w:r>
      <w:r>
        <w:rPr>
          <w:rFonts w:ascii="Arial" w:eastAsia="Times New Roman" w:hAnsi="Arial" w:cs="Arial"/>
          <w:sz w:val="20"/>
          <w:szCs w:val="20"/>
        </w:rPr>
        <w:t xml:space="preserve">important in </w:t>
      </w:r>
      <w:r w:rsidRPr="00961490">
        <w:rPr>
          <w:rFonts w:ascii="Arial" w:eastAsia="Times New Roman" w:hAnsi="Arial" w:cs="Arial"/>
          <w:sz w:val="20"/>
          <w:szCs w:val="20"/>
        </w:rPr>
        <w:t xml:space="preserve">animal evolution. </w:t>
      </w:r>
      <w:r>
        <w:rPr>
          <w:rFonts w:ascii="Arial" w:eastAsia="Times New Roman" w:hAnsi="Arial" w:cs="Arial"/>
          <w:sz w:val="20"/>
          <w:szCs w:val="20"/>
        </w:rPr>
        <w:t>B</w:t>
      </w:r>
      <w:r w:rsidRPr="00961490">
        <w:rPr>
          <w:rFonts w:ascii="Arial" w:eastAsia="Times New Roman" w:hAnsi="Arial" w:cs="Arial"/>
          <w:sz w:val="20"/>
          <w:szCs w:val="20"/>
        </w:rPr>
        <w:t xml:space="preserve">ecause microbes can influence </w:t>
      </w:r>
      <w:r>
        <w:rPr>
          <w:rFonts w:ascii="Arial" w:eastAsia="Times New Roman" w:hAnsi="Arial" w:cs="Arial"/>
          <w:sz w:val="20"/>
          <w:szCs w:val="20"/>
        </w:rPr>
        <w:t xml:space="preserve">multiple </w:t>
      </w:r>
      <w:r w:rsidRPr="00961490">
        <w:rPr>
          <w:rFonts w:ascii="Arial" w:eastAsia="Times New Roman" w:hAnsi="Arial" w:cs="Arial"/>
          <w:sz w:val="20"/>
          <w:szCs w:val="20"/>
        </w:rPr>
        <w:t>aspects of host physiology</w:t>
      </w:r>
      <w:r>
        <w:rPr>
          <w:rFonts w:ascii="Arial" w:eastAsia="Times New Roman" w:hAnsi="Arial" w:cs="Arial"/>
          <w:sz w:val="20"/>
          <w:szCs w:val="20"/>
        </w:rPr>
        <w:t>, including growth rate and susceptibility to disease or stress</w:t>
      </w:r>
      <w:r w:rsidRPr="00961490">
        <w:rPr>
          <w:rFonts w:ascii="Arial" w:eastAsia="Times New Roman" w:hAnsi="Arial" w:cs="Arial"/>
          <w:sz w:val="20"/>
          <w:szCs w:val="20"/>
        </w:rPr>
        <w:t xml:space="preserve">, changes in animal-microbial symbioses have the potential to mediate life-history tradeoffs. </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corals provide a biodiverse</w:t>
      </w:r>
      <w:r>
        <w:rPr>
          <w:rFonts w:ascii="Arial" w:eastAsia="Times New Roman" w:hAnsi="Arial" w:cs="Arial"/>
          <w:sz w:val="20"/>
          <w:szCs w:val="20"/>
        </w:rPr>
        <w:t>,</w:t>
      </w:r>
      <w:r w:rsidRPr="00961490">
        <w:rPr>
          <w:rFonts w:ascii="Arial" w:eastAsia="Times New Roman" w:hAnsi="Arial" w:cs="Arial"/>
          <w:sz w:val="20"/>
          <w:szCs w:val="20"/>
        </w:rPr>
        <w:t xml:space="preserve"> data-rich</w:t>
      </w:r>
      <w:r>
        <w:rPr>
          <w:rFonts w:ascii="Arial" w:eastAsia="Times New Roman" w:hAnsi="Arial" w:cs="Arial"/>
          <w:sz w:val="20"/>
          <w:szCs w:val="20"/>
        </w:rPr>
        <w:t xml:space="preserve">, and </w:t>
      </w:r>
      <w:proofErr w:type="gramStart"/>
      <w:r>
        <w:rPr>
          <w:rFonts w:ascii="Arial" w:eastAsia="Times New Roman" w:hAnsi="Arial" w:cs="Arial"/>
          <w:sz w:val="20"/>
          <w:szCs w:val="20"/>
        </w:rPr>
        <w:t>ecologically-relevant</w:t>
      </w:r>
      <w:proofErr w:type="gramEnd"/>
      <w:r w:rsidRPr="00961490">
        <w:rPr>
          <w:rFonts w:ascii="Arial" w:eastAsia="Times New Roman" w:hAnsi="Arial" w:cs="Arial"/>
          <w:sz w:val="20"/>
          <w:szCs w:val="20"/>
        </w:rPr>
        <w:t xml:space="preserve"> host system to </w:t>
      </w:r>
      <w:r>
        <w:rPr>
          <w:rFonts w:ascii="Arial" w:eastAsia="Times New Roman" w:hAnsi="Arial" w:cs="Arial"/>
          <w:sz w:val="20"/>
          <w:szCs w:val="20"/>
        </w:rPr>
        <w:t>explore</w:t>
      </w:r>
      <w:r w:rsidRPr="00961490">
        <w:rPr>
          <w:rFonts w:ascii="Arial" w:eastAsia="Times New Roman" w:hAnsi="Arial" w:cs="Arial"/>
          <w:sz w:val="20"/>
          <w:szCs w:val="20"/>
        </w:rPr>
        <w:t xml:space="preserve"> this idea</w:t>
      </w:r>
      <w:r>
        <w:rPr>
          <w:rFonts w:ascii="Arial" w:eastAsia="Times New Roman" w:hAnsi="Arial" w:cs="Arial"/>
          <w:sz w:val="20"/>
          <w:szCs w:val="20"/>
        </w:rPr>
        <w:t xml:space="preserve">. </w:t>
      </w:r>
      <w:r w:rsidRPr="00961490">
        <w:rPr>
          <w:rFonts w:ascii="Arial" w:eastAsia="Times New Roman" w:hAnsi="Arial" w:cs="Arial"/>
          <w:sz w:val="20"/>
          <w:szCs w:val="20"/>
        </w:rPr>
        <w:t>Using a comparative approach, we tested if coral microbiomes correlate with disease susceptibility across 425 million years of coral evolution by co</w:t>
      </w:r>
      <w:r>
        <w:rPr>
          <w:rFonts w:ascii="Arial" w:eastAsia="Times New Roman" w:hAnsi="Arial" w:cs="Arial"/>
          <w:sz w:val="20"/>
          <w:szCs w:val="20"/>
        </w:rPr>
        <w:t>nducting</w:t>
      </w:r>
      <w:r w:rsidRPr="00961490">
        <w:rPr>
          <w:rFonts w:ascii="Arial" w:eastAsia="Times New Roman" w:hAnsi="Arial" w:cs="Arial"/>
          <w:sz w:val="20"/>
          <w:szCs w:val="20"/>
        </w:rPr>
        <w:t xml:space="preserve"> a cross-species coral microbiome survey (the “Global Coral Microbiome Project”) </w:t>
      </w:r>
      <w:r>
        <w:rPr>
          <w:rFonts w:ascii="Arial" w:eastAsia="Times New Roman" w:hAnsi="Arial" w:cs="Arial"/>
          <w:sz w:val="20"/>
          <w:szCs w:val="20"/>
        </w:rPr>
        <w:t xml:space="preserve">and combining the results </w:t>
      </w:r>
      <w:r w:rsidRPr="00961490">
        <w:rPr>
          <w:rFonts w:ascii="Arial" w:eastAsia="Times New Roman" w:hAnsi="Arial" w:cs="Arial"/>
          <w:sz w:val="20"/>
          <w:szCs w:val="20"/>
        </w:rPr>
        <w:t>with long-term disease prevalence data at multiple sites. Interpreting these data in their phylogenetic context, we show that microbial dominance predict</w:t>
      </w:r>
      <w:r>
        <w:rPr>
          <w:rFonts w:ascii="Arial" w:eastAsia="Times New Roman" w:hAnsi="Arial" w:cs="Arial"/>
          <w:sz w:val="20"/>
          <w:szCs w:val="20"/>
        </w:rPr>
        <w:t>s</w:t>
      </w:r>
      <w:r w:rsidRPr="00961490">
        <w:rPr>
          <w:rFonts w:ascii="Arial" w:eastAsia="Times New Roman" w:hAnsi="Arial" w:cs="Arial"/>
          <w:sz w:val="20"/>
          <w:szCs w:val="20"/>
        </w:rPr>
        <w:t xml:space="preserve"> disease susceptibility</w:t>
      </w:r>
      <w:r>
        <w:rPr>
          <w:rFonts w:ascii="Arial" w:eastAsia="Times New Roman" w:hAnsi="Arial" w:cs="Arial"/>
          <w:sz w:val="20"/>
          <w:szCs w:val="20"/>
        </w:rPr>
        <w:t xml:space="preserve">, and </w:t>
      </w:r>
      <w:r w:rsidRPr="00961490">
        <w:rPr>
          <w:rFonts w:ascii="Arial" w:eastAsia="Times New Roman" w:hAnsi="Arial" w:cs="Arial"/>
          <w:sz w:val="20"/>
          <w:szCs w:val="20"/>
        </w:rPr>
        <w:t xml:space="preserve">trace this dominance-disease association to a single putatively beneficial bacterial symbiont, </w:t>
      </w:r>
      <w:r w:rsidRPr="00961490">
        <w:rPr>
          <w:rFonts w:ascii="Arial" w:eastAsia="Times New Roman" w:hAnsi="Arial" w:cs="Arial"/>
          <w:i/>
          <w:sz w:val="20"/>
          <w:szCs w:val="20"/>
        </w:rPr>
        <w:t>Endozoicomonas</w:t>
      </w:r>
      <w:r>
        <w:rPr>
          <w:rFonts w:ascii="Arial" w:eastAsia="Times New Roman" w:hAnsi="Arial" w:cs="Arial"/>
          <w:i/>
          <w:sz w:val="20"/>
          <w:szCs w:val="20"/>
        </w:rPr>
        <w:t xml:space="preserve">. Endozoicomonas </w:t>
      </w:r>
      <w:r w:rsidRPr="00961490">
        <w:rPr>
          <w:rFonts w:ascii="Arial" w:eastAsia="Times New Roman" w:hAnsi="Arial" w:cs="Arial"/>
          <w:sz w:val="20"/>
          <w:szCs w:val="20"/>
        </w:rPr>
        <w:t xml:space="preserve">relative abundance in coral tissue explained 30% of variation in disease susceptibility and 60% of variation in microbiome dominance across 40 coral genera. Conversely,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abundances in coral tissue strongly correlated with high growth rates. These results demonstrate that the evolution of symbiosis</w:t>
      </w:r>
      <w:r>
        <w:rPr>
          <w:rFonts w:ascii="Arial" w:eastAsia="Times New Roman" w:hAnsi="Arial" w:cs="Arial"/>
          <w:sz w:val="20"/>
          <w:szCs w:val="20"/>
        </w:rPr>
        <w:t xml:space="preserve"> with </w:t>
      </w:r>
      <w:proofErr w:type="spellStart"/>
      <w:r w:rsidRPr="007141C2">
        <w:rPr>
          <w:rFonts w:ascii="Arial" w:eastAsia="Times New Roman" w:hAnsi="Arial" w:cs="Arial"/>
          <w:i/>
          <w:iCs/>
          <w:sz w:val="20"/>
          <w:szCs w:val="20"/>
        </w:rPr>
        <w:t>Endozoicomons</w:t>
      </w:r>
      <w:proofErr w:type="spellEnd"/>
      <w:r w:rsidRPr="00961490">
        <w:rPr>
          <w:rFonts w:ascii="Arial" w:eastAsia="Times New Roman" w:hAnsi="Arial" w:cs="Arial"/>
          <w:sz w:val="20"/>
          <w:szCs w:val="20"/>
        </w:rPr>
        <w:t xml:space="preserve"> in corals correlates with both disease prevalence and growth rate. Exploration of the mechanistic basis for these findings will be important for our understanding of how microbial symbiosis influences animal life-history tradeoffs.</w:t>
      </w:r>
    </w:p>
    <w:p w14:paraId="2D8401ED" w14:textId="77777777" w:rsidR="007141C2" w:rsidRDefault="007141C2" w:rsidP="00961490">
      <w:pPr>
        <w:contextualSpacing/>
        <w:rPr>
          <w:rFonts w:ascii="Arial" w:eastAsia="Times New Roman" w:hAnsi="Arial" w:cs="Arial"/>
          <w:sz w:val="20"/>
          <w:szCs w:val="20"/>
        </w:rPr>
      </w:pPr>
    </w:p>
    <w:p w14:paraId="176112CB" w14:textId="77777777" w:rsidR="007141C2" w:rsidRPr="00961490" w:rsidRDefault="007141C2" w:rsidP="00961490">
      <w:pPr>
        <w:contextualSpacing/>
        <w:rPr>
          <w:rFonts w:ascii="Arial" w:eastAsia="Times New Roman" w:hAnsi="Arial" w:cs="Arial"/>
          <w:sz w:val="20"/>
          <w:szCs w:val="20"/>
        </w:rPr>
      </w:pPr>
    </w:p>
    <w:p w14:paraId="6504ACD6" w14:textId="43378304" w:rsidR="00961490" w:rsidRPr="00961490" w:rsidRDefault="00961490" w:rsidP="00961490">
      <w:pPr>
        <w:contextualSpacing/>
        <w:rPr>
          <w:rFonts w:ascii="Arial" w:eastAsia="Times New Roman" w:hAnsi="Arial" w:cs="Arial"/>
          <w:sz w:val="20"/>
          <w:szCs w:val="20"/>
        </w:rPr>
      </w:pPr>
      <w:r>
        <w:rPr>
          <w:rFonts w:ascii="Arial" w:hAnsi="Arial" w:cs="Arial"/>
          <w:b/>
          <w:color w:val="000000"/>
          <w:sz w:val="20"/>
          <w:szCs w:val="20"/>
        </w:rPr>
        <w:br w:type="page"/>
      </w:r>
    </w:p>
    <w:p w14:paraId="3FDA0085" w14:textId="055C7900" w:rsid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lastRenderedPageBreak/>
        <w:t xml:space="preserve">Main </w:t>
      </w:r>
      <w:commentRangeStart w:id="2"/>
      <w:commentRangeStart w:id="3"/>
      <w:r w:rsidRPr="00980C22">
        <w:rPr>
          <w:rFonts w:ascii="Arial" w:hAnsi="Arial" w:cs="Arial"/>
          <w:b/>
          <w:color w:val="000000"/>
          <w:sz w:val="20"/>
          <w:szCs w:val="20"/>
        </w:rPr>
        <w:t>Text</w:t>
      </w:r>
      <w:commentRangeEnd w:id="2"/>
      <w:r w:rsidR="007141C2">
        <w:rPr>
          <w:rStyle w:val="CommentReference"/>
          <w:rFonts w:ascii="Times New Roman" w:eastAsia="Times New Roman" w:hAnsi="Times New Roman" w:cs="Times New Roman"/>
        </w:rPr>
        <w:commentReference w:id="2"/>
      </w:r>
      <w:commentRangeEnd w:id="3"/>
      <w:r w:rsidR="00D44B56">
        <w:rPr>
          <w:rStyle w:val="CommentReference"/>
          <w:rFonts w:ascii="Times New Roman" w:eastAsia="Times New Roman" w:hAnsi="Times New Roman" w:cs="Times New Roman"/>
        </w:rPr>
        <w:commentReference w:id="3"/>
      </w:r>
    </w:p>
    <w:p w14:paraId="74A5EE23"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Tradeoffs in life-history strategy are key features in animal evolution (1, 2). These tradeoffs often involve differential investments in life-history traits such as growth rate (3); reproductive maturation, timing, and fecundity (4); or resistance to stress (5), predation (6) or disease (7). The fitness costs and benefits of these investments are often </w:t>
      </w:r>
      <w:proofErr w:type="gramStart"/>
      <w:r w:rsidRPr="00961490">
        <w:rPr>
          <w:rFonts w:ascii="Arial" w:eastAsia="Times New Roman" w:hAnsi="Arial" w:cs="Arial"/>
          <w:sz w:val="20"/>
          <w:szCs w:val="20"/>
        </w:rPr>
        <w:t>context-dependent</w:t>
      </w:r>
      <w:proofErr w:type="gramEnd"/>
      <w:r w:rsidRPr="00961490">
        <w:rPr>
          <w:rFonts w:ascii="Arial" w:eastAsia="Times New Roman" w:hAnsi="Arial" w:cs="Arial"/>
          <w:sz w:val="20"/>
          <w:szCs w:val="20"/>
        </w:rPr>
        <w:t xml:space="preserve">. Thus, shifts in ecological or environmental conditions can favor some life-history strategies over others (5), sculpting trait evolution within animal lineages and reshaping ecological communities. Global climate change is shifting the patterns and prevalence of disease in many animal taxa, while increasing the virulence of some pathogens (8, 9). Identifying evolutionary tradeoffs and resulting trait correlations associated with disease susceptibility (10) can therefore help predict how species survival will shift with climate change.  </w:t>
      </w:r>
    </w:p>
    <w:p w14:paraId="0CFE61CE"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Although much research on evolutionary tradeoffs focuses on the traits of animals themselves, it is also well documented that the physiology (11), fitness and even behavior (12) of many animals are influenced by their microbiomes. Ecological microbiome surveys and laboratory experiments using germ-free animals have linked animal microbiomes, and specific symbionts within them, to multiple key life-history traits, including growth (13), development rate (13), fecundity (13), stress resistance (11, 14), and disease susceptibility (14). It therefore seems likely that microbial symbiosis is an important aspect of animal life-history tradeoffs. </w:t>
      </w:r>
    </w:p>
    <w:p w14:paraId="1DF97A80"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If microbes do influence life-history traits (or vice versa), microbiome structure and membership may correlate with those traits over long periods of animal evolution. However, testing the potential relevance of microbial symbiosis for life-history strategy over evolutionary time periods is challenging. These tests must use phylogenetic comparative methods that account for trait correlations induced by the shared history of traits over evolution. They further require large cross-species datasets on both animal traits and microbiome structure. </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corals meet these data requirements and are therefore an animal lineage that present a unique opportunity to answer the question of whether microbes and life-history strategies are associated.</w:t>
      </w:r>
    </w:p>
    <w:p w14:paraId="6DB5061E"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The reef-building corals that have evolved over 425 million years represent a diverse group of animals, including an estimated &gt;1600 species (15), with an extensive fossil record, and a well-known variety in both life-history strategy (2) and microbial symbiosis (16–18). These animals also have special ecological and societal importance, as corals are foundational to reef ecosystems that support some of the most biodiverse assemblages on the planet. These ecosystems in turn support the livelihoods of the many coastal communities that rely on them for food, coastal protection, and recreation (19). Yet the ancient diversity of coral reefs is currently threatened by global climate change, which is driving both dramatic mass bleaching events and increased prevalence and severity of disease outbreaks (8). Due to the threats to coral reef ecosystems, and the potential harm that their collapse could inflict on millions of people in coastal communities worldwide, corals and their microbiomes have been intensively researched. </w:t>
      </w:r>
    </w:p>
    <w:p w14:paraId="52B9E42D"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Association with specific dinoflagellate symbionts (e.g., </w:t>
      </w:r>
      <w:proofErr w:type="spellStart"/>
      <w:r w:rsidRPr="00961490">
        <w:rPr>
          <w:rFonts w:ascii="Arial" w:eastAsia="Times New Roman" w:hAnsi="Arial" w:cs="Arial"/>
          <w:i/>
          <w:sz w:val="20"/>
          <w:szCs w:val="20"/>
        </w:rPr>
        <w:t>Durusdinium</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vs. </w:t>
      </w:r>
      <w:proofErr w:type="spellStart"/>
      <w:r w:rsidRPr="00961490">
        <w:rPr>
          <w:rFonts w:ascii="Arial" w:eastAsia="Times New Roman" w:hAnsi="Arial" w:cs="Arial"/>
          <w:i/>
          <w:sz w:val="20"/>
          <w:szCs w:val="20"/>
        </w:rPr>
        <w:t>Cladocopium</w:t>
      </w:r>
      <w:proofErr w:type="spellEnd"/>
      <w:r w:rsidRPr="00961490">
        <w:rPr>
          <w:rFonts w:ascii="Arial" w:eastAsia="Times New Roman" w:hAnsi="Arial" w:cs="Arial"/>
          <w:sz w:val="20"/>
          <w:szCs w:val="20"/>
        </w:rPr>
        <w:t xml:space="preserve">) has been reported to have complex and species-specific influences on coral traits such as thermal tolerance and growth rate ((20) but see (21)). Evolutionary studies have demonstrated that vertical vs. horizontal transmission of these dinoflagellate symbionts is tied to important host traits, such as reproduction by brooding vs. spawning (22). However, potential influences of symbiosis with bacteria and archaea on coral life-history traits are less well understood. </w:t>
      </w:r>
    </w:p>
    <w:p w14:paraId="116519AE"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Coral microbiome research has demonstrated that in the present-day communities of coral-associated bacteria and archaea (hereafter ‘coral microbiomes’) are influenced by host traits; local environmental factors, such as temperature, depth, nutrient availability, and turbidity; anatomy (16); and ecological context, such as predation, exploitation by farming fish (23), or competition with turf algae. Specific microbes have been shown to protect corals from pathogens </w:t>
      </w:r>
      <w:r w:rsidRPr="00961490">
        <w:rPr>
          <w:rFonts w:ascii="Arial" w:eastAsia="Times New Roman" w:hAnsi="Arial" w:cs="Arial"/>
          <w:sz w:val="20"/>
          <w:szCs w:val="20"/>
        </w:rPr>
        <w:lastRenderedPageBreak/>
        <w:t>through antimicrobial production (24), predation (25), jamming of quorum-sensing systems (26), and passive competition for space and resources. Differences in microbiome structure or dynamics are also often found between related species that show different patterns of disease susceptibility (27). These examples provide support for connections between coral life-history, microbiome structure and disease susceptibility in the present day, although they do not directly allow for statistical testing of evolutionary hypotheses.</w:t>
      </w:r>
    </w:p>
    <w:p w14:paraId="3B7EC033"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Clarifying whether microbiome structure and coral life-history traits correlate over coral evolution globally would provide vital context for interpreting studies of extant coral symbiosis and disease at local or regional scales. Several lines of research have created a strong foundation on which such comprehensive comparative evolutionary analyses can be built. Coral disease patterns have been intensively researched, and an increasing number of datasets are now openly available. Well-curated global databases of coral physiological traits (28), with contributions from numerous research groups, have been established and mapped to coral life-history strategies (2). Finally, several large cross-species studies of corals and their microbiomes have been launched. These advances provide an opportunity to compare host trait data and microbiome structure from across the coral tree of life.</w:t>
      </w:r>
    </w:p>
    <w:p w14:paraId="4F71EE03" w14:textId="74D0902A"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Here, we test whether microbiome structure correlates with coral disease susceptibility, growth rate, or overall life-history strategy. To address this question quantitatively, we first characterized the microbiome composition from visibly healthy samples of 40 coral genera using 16S rRNA gene sequencing results from the Global Coral Microbiome Project (16)(Supplementary Data Table 1a), and subsequently combined these data with genus-level long-term disease prevalence data from several tropical regions around the globe (the Caribbean (Florida Reef Resilience Project data (FRRP, </w:t>
      </w:r>
      <w:hyperlink r:id="rId13">
        <w:r w:rsidRPr="00961490">
          <w:rPr>
            <w:rFonts w:ascii="Arial" w:eastAsia="Times New Roman" w:hAnsi="Arial" w:cs="Arial"/>
            <w:color w:val="1155CC"/>
            <w:sz w:val="20"/>
            <w:szCs w:val="20"/>
            <w:u w:val="single"/>
          </w:rPr>
          <w:t>https://frrp.org/</w:t>
        </w:r>
      </w:hyperlink>
      <w:r w:rsidRPr="00961490">
        <w:rPr>
          <w:rFonts w:ascii="Arial" w:eastAsia="Times New Roman" w:hAnsi="Arial" w:cs="Arial"/>
          <w:sz w:val="20"/>
          <w:szCs w:val="20"/>
        </w:rPr>
        <w:t>))</w:t>
      </w:r>
      <w:r w:rsidRPr="00961490">
        <w:rPr>
          <w:rFonts w:ascii="Arial" w:eastAsia="Tahoma" w:hAnsi="Arial" w:cs="Arial"/>
          <w:sz w:val="20"/>
          <w:szCs w:val="20"/>
        </w:rPr>
        <w:t>, central Pacific (</w:t>
      </w:r>
      <w:proofErr w:type="spellStart"/>
      <w:r w:rsidRPr="00961490">
        <w:rPr>
          <w:rFonts w:ascii="Arial" w:eastAsia="Tahoma" w:hAnsi="Arial" w:cs="Arial"/>
          <w:sz w:val="20"/>
          <w:szCs w:val="20"/>
        </w:rPr>
        <w:t>Hawai</w:t>
      </w:r>
      <w:r w:rsidRPr="00961490">
        <w:rPr>
          <w:rFonts w:ascii="Tahoma" w:eastAsia="Tahoma" w:hAnsi="Tahoma" w:cs="Tahoma"/>
          <w:sz w:val="20"/>
          <w:szCs w:val="20"/>
        </w:rPr>
        <w:t>՛</w:t>
      </w:r>
      <w:r w:rsidRPr="00961490">
        <w:rPr>
          <w:rFonts w:ascii="Arial" w:eastAsia="Tahoma" w:hAnsi="Arial" w:cs="Arial"/>
          <w:sz w:val="20"/>
          <w:szCs w:val="20"/>
        </w:rPr>
        <w:t>i</w:t>
      </w:r>
      <w:proofErr w:type="spellEnd"/>
      <w:r w:rsidRPr="00961490">
        <w:rPr>
          <w:rFonts w:ascii="Arial" w:eastAsia="Tahoma" w:hAnsi="Arial" w:cs="Arial"/>
          <w:sz w:val="20"/>
          <w:szCs w:val="20"/>
        </w:rPr>
        <w:t xml:space="preserve"> Coral Disease Database (HICORDIS) </w:t>
      </w:r>
      <w:r w:rsidRPr="00961490">
        <w:rPr>
          <w:rFonts w:ascii="Arial" w:eastAsia="Times New Roman" w:hAnsi="Arial" w:cs="Arial"/>
          <w:sz w:val="20"/>
          <w:szCs w:val="20"/>
        </w:rPr>
        <w:t>(29)), and eastern Australia (this study); Supplementary Data Table 1b), and coral life-history traits from the Coral Trait Database (28) (Fig</w:t>
      </w:r>
      <w:r w:rsidR="00DB72A3">
        <w:rPr>
          <w:rFonts w:ascii="Arial" w:eastAsia="Times New Roman" w:hAnsi="Arial" w:cs="Arial"/>
          <w:sz w:val="20"/>
          <w:szCs w:val="20"/>
        </w:rPr>
        <w:t xml:space="preserve">. </w:t>
      </w:r>
      <w:r w:rsidRPr="00961490">
        <w:rPr>
          <w:rFonts w:ascii="Arial" w:eastAsia="Times New Roman" w:hAnsi="Arial" w:cs="Arial"/>
          <w:sz w:val="20"/>
          <w:szCs w:val="20"/>
        </w:rPr>
        <w:t>1). With the resulting microbiome structure, disease prevalence, and coral growth data across a global distribution of coral genera (Supplementary Data Table 1c), we compared these traits using methods that account for phylogenetic correlations using a time-calibrated multi-gene reference tree of corals (30).</w:t>
      </w:r>
    </w:p>
    <w:p w14:paraId="20BDB0A9" w14:textId="77777777" w:rsidR="00961490" w:rsidRDefault="00961490" w:rsidP="00E6133D">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Across coral evolution, we found that microbiome structure in healthy corals is correlated with both disease-susceptibility and growth rate. We further identified these correlations as being primarily driven by a single key bacterial genus,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a common coral symbiont that often forms aggregates within coral tissue (31) and is hypothesized to be a metabolic mutualist. These results provide an important example of long-term correlations between microbiome structure and host traits (disease susceptibility and growth rate), supporting the notion that microbial symbiosis can have important roles in mediating animal life-history tradeoffs. </w:t>
      </w:r>
    </w:p>
    <w:p w14:paraId="08501B87" w14:textId="77777777" w:rsid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Results</w:t>
      </w:r>
      <w:r w:rsidR="00961490">
        <w:rPr>
          <w:rFonts w:ascii="Arial" w:hAnsi="Arial" w:cs="Arial"/>
          <w:b/>
          <w:color w:val="000000"/>
          <w:sz w:val="20"/>
          <w:szCs w:val="20"/>
        </w:rPr>
        <w:t xml:space="preserve"> and Discussion</w:t>
      </w:r>
    </w:p>
    <w:p w14:paraId="7477C189" w14:textId="0729C770"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b/>
          <w:sz w:val="20"/>
          <w:szCs w:val="20"/>
        </w:rPr>
        <w:t xml:space="preserve">Coral microbiomes are dominated by a small number of bacterial taxa. </w:t>
      </w:r>
      <w:r w:rsidRPr="00961490">
        <w:rPr>
          <w:rFonts w:ascii="Arial" w:eastAsia="Times New Roman" w:hAnsi="Arial" w:cs="Arial"/>
          <w:sz w:val="20"/>
          <w:szCs w:val="20"/>
        </w:rPr>
        <w:t xml:space="preserve">The microbiome of corals is often dominated by a few </w:t>
      </w:r>
      <w:proofErr w:type="gramStart"/>
      <w:r w:rsidRPr="00961490">
        <w:rPr>
          <w:rFonts w:ascii="Arial" w:eastAsia="Times New Roman" w:hAnsi="Arial" w:cs="Arial"/>
          <w:sz w:val="20"/>
          <w:szCs w:val="20"/>
        </w:rPr>
        <w:t>highly-abundant</w:t>
      </w:r>
      <w:proofErr w:type="gramEnd"/>
      <w:r w:rsidRPr="00961490">
        <w:rPr>
          <w:rFonts w:ascii="Arial" w:eastAsia="Times New Roman" w:hAnsi="Arial" w:cs="Arial"/>
          <w:sz w:val="20"/>
          <w:szCs w:val="20"/>
        </w:rPr>
        <w:t xml:space="preserve"> taxa that demonstrate species-specificity (17, 18), though why these highly-abundant microbial taxa differ across coral diversity is unknown. To test this, we first identified a restricted set of dominant bacterial or archaeal taxa in visibly healthy corals retrieved from mucus, tissue, and skeleton samples of 40 coral genera. (‘Dominant taxa’ were defined as those that are most abundant on average within all samples from a given portion of coral anatomy </w:t>
      </w:r>
      <w:proofErr w:type="gramStart"/>
      <w:r w:rsidRPr="00961490">
        <w:rPr>
          <w:rFonts w:ascii="Arial" w:eastAsia="Times New Roman" w:hAnsi="Arial" w:cs="Arial"/>
          <w:sz w:val="20"/>
          <w:szCs w:val="20"/>
        </w:rPr>
        <w:t>in a given</w:t>
      </w:r>
      <w:proofErr w:type="gramEnd"/>
      <w:r w:rsidRPr="00961490">
        <w:rPr>
          <w:rFonts w:ascii="Arial" w:eastAsia="Times New Roman" w:hAnsi="Arial" w:cs="Arial"/>
          <w:sz w:val="20"/>
          <w:szCs w:val="20"/>
        </w:rPr>
        <w:t xml:space="preserve"> coral genus.) Thirty-eight of the coral genera were dominated by the bacterial classes </w:t>
      </w:r>
      <w:r w:rsidRPr="00961490">
        <w:rPr>
          <w:rFonts w:ascii="Cambria Math" w:eastAsia="Times New Roman" w:hAnsi="Cambria Math" w:cs="Cambria Math"/>
          <w:sz w:val="20"/>
          <w:szCs w:val="20"/>
        </w:rPr>
        <w:t>𝛼</w:t>
      </w:r>
      <w:r w:rsidRPr="00961490">
        <w:rPr>
          <w:rFonts w:ascii="Arial" w:eastAsia="Times New Roman" w:hAnsi="Arial" w:cs="Arial"/>
          <w:sz w:val="20"/>
          <w:szCs w:val="20"/>
        </w:rPr>
        <w:t xml:space="preserve">- or γ-proteobacteria, which are </w:t>
      </w:r>
      <w:proofErr w:type="spellStart"/>
      <w:r w:rsidRPr="00961490">
        <w:rPr>
          <w:rFonts w:ascii="Arial" w:eastAsia="Times New Roman" w:hAnsi="Arial" w:cs="Arial"/>
          <w:sz w:val="20"/>
          <w:szCs w:val="20"/>
        </w:rPr>
        <w:t>are</w:t>
      </w:r>
      <w:proofErr w:type="spellEnd"/>
      <w:r w:rsidRPr="00961490">
        <w:rPr>
          <w:rFonts w:ascii="Arial" w:eastAsia="Times New Roman" w:hAnsi="Arial" w:cs="Arial"/>
          <w:sz w:val="20"/>
          <w:szCs w:val="20"/>
        </w:rPr>
        <w:t xml:space="preserve"> known to include common coral associates (17), with further detailed taxonomic resolution revealing that the number of dominant bacterial and archaeal genera across compartments also remained limited (Fig</w:t>
      </w:r>
      <w:r w:rsidR="00DB72A3">
        <w:rPr>
          <w:rFonts w:ascii="Arial" w:eastAsia="Times New Roman" w:hAnsi="Arial" w:cs="Arial"/>
          <w:sz w:val="20"/>
          <w:szCs w:val="20"/>
        </w:rPr>
        <w:t>.</w:t>
      </w:r>
      <w:r w:rsidRPr="00961490">
        <w:rPr>
          <w:rFonts w:ascii="Arial" w:eastAsia="Times New Roman" w:hAnsi="Arial" w:cs="Arial"/>
          <w:sz w:val="20"/>
          <w:szCs w:val="20"/>
        </w:rPr>
        <w:t xml:space="preserve"> 2A; Supplementary Data Table 2). For example, only 17 genera of bacteria or archaea accounted for the dominant microbes in the tissue microbiomes of all 40 coral genera (this number excludes 4 unclassified ‘genera’ that could not be classified to at least the order level). Mucus and skeleton showed </w:t>
      </w:r>
      <w:r w:rsidRPr="00961490">
        <w:rPr>
          <w:rFonts w:ascii="Arial" w:eastAsia="Times New Roman" w:hAnsi="Arial" w:cs="Arial"/>
          <w:sz w:val="20"/>
          <w:szCs w:val="20"/>
        </w:rPr>
        <w:lastRenderedPageBreak/>
        <w:t xml:space="preserve">similar trends, with only 16 and 25 dominant genera, plus 2 or 4 unclassified genera, respectively. Across coral genera, </w:t>
      </w:r>
      <w:r w:rsidRPr="00961490">
        <w:rPr>
          <w:rFonts w:ascii="Arial" w:eastAsia="Times New Roman" w:hAnsi="Arial" w:cs="Arial"/>
          <w:i/>
          <w:sz w:val="20"/>
          <w:szCs w:val="20"/>
        </w:rPr>
        <w:t xml:space="preserve">Pseudomonas </w:t>
      </w:r>
      <w:r w:rsidRPr="00961490">
        <w:rPr>
          <w:rFonts w:ascii="Arial" w:eastAsia="Times New Roman" w:hAnsi="Arial" w:cs="Arial"/>
          <w:sz w:val="20"/>
          <w:szCs w:val="20"/>
        </w:rPr>
        <w:t xml:space="preserve">was most commonly dominant in mucus (31.4% of coral genera), while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was most commonly dominant in tissue (18%) and </w:t>
      </w:r>
      <w:proofErr w:type="spellStart"/>
      <w:r w:rsidRPr="00961490">
        <w:rPr>
          <w:rFonts w:ascii="Arial" w:eastAsia="Times New Roman" w:hAnsi="Arial" w:cs="Arial"/>
          <w:i/>
          <w:sz w:val="20"/>
          <w:szCs w:val="20"/>
        </w:rPr>
        <w:t>Candidatus</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Amoebophilus</w:t>
      </w:r>
      <w:proofErr w:type="spellEnd"/>
      <w:r w:rsidRPr="00961490">
        <w:rPr>
          <w:rFonts w:ascii="Arial" w:eastAsia="Times New Roman" w:hAnsi="Arial" w:cs="Arial"/>
          <w:sz w:val="20"/>
          <w:szCs w:val="20"/>
        </w:rPr>
        <w:t xml:space="preserve"> (13.5%) was most commonly dominant in skeleton microbiomes. Currently the influences of microbiome structure </w:t>
      </w:r>
      <w:r w:rsidR="00DB72A3" w:rsidRPr="00961490">
        <w:rPr>
          <w:rFonts w:ascii="Arial" w:eastAsia="Times New Roman" w:hAnsi="Arial" w:cs="Arial"/>
          <w:sz w:val="20"/>
          <w:szCs w:val="20"/>
        </w:rPr>
        <w:t>and dominance</w:t>
      </w:r>
      <w:r w:rsidRPr="00961490">
        <w:rPr>
          <w:rFonts w:ascii="Arial" w:eastAsia="Times New Roman" w:hAnsi="Arial" w:cs="Arial"/>
          <w:sz w:val="20"/>
          <w:szCs w:val="20"/>
        </w:rPr>
        <w:t xml:space="preserve"> of </w:t>
      </w:r>
      <w:proofErr w:type="gramStart"/>
      <w:r w:rsidRPr="00961490">
        <w:rPr>
          <w:rFonts w:ascii="Arial" w:eastAsia="Times New Roman" w:hAnsi="Arial" w:cs="Arial"/>
          <w:sz w:val="20"/>
          <w:szCs w:val="20"/>
        </w:rPr>
        <w:t>particular microbial</w:t>
      </w:r>
      <w:proofErr w:type="gramEnd"/>
      <w:r w:rsidRPr="00961490">
        <w:rPr>
          <w:rFonts w:ascii="Arial" w:eastAsia="Times New Roman" w:hAnsi="Arial" w:cs="Arial"/>
          <w:sz w:val="20"/>
          <w:szCs w:val="20"/>
        </w:rPr>
        <w:t xml:space="preserve"> taxa on coral physiology are not yet well understood. </w:t>
      </w:r>
    </w:p>
    <w:p w14:paraId="393C754A" w14:textId="203FEF06"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b/>
          <w:sz w:val="20"/>
          <w:szCs w:val="20"/>
        </w:rPr>
        <w:t xml:space="preserve">Microbiome dominance correlates with coral disease susceptibility. </w:t>
      </w:r>
      <w:r w:rsidR="007141C2" w:rsidRPr="005B141A">
        <w:rPr>
          <w:rFonts w:ascii="Arial" w:eastAsia="Times New Roman" w:hAnsi="Arial" w:cs="Arial"/>
          <w:bCs/>
          <w:sz w:val="20"/>
          <w:szCs w:val="20"/>
        </w:rPr>
        <w:t>We</w:t>
      </w:r>
      <w:r w:rsidR="002F3DA0">
        <w:rPr>
          <w:rFonts w:ascii="Arial" w:eastAsia="Times New Roman" w:hAnsi="Arial" w:cs="Arial"/>
          <w:bCs/>
          <w:sz w:val="20"/>
          <w:szCs w:val="20"/>
        </w:rPr>
        <w:t xml:space="preserve"> visualized the evolution of coral disease susceptibility and multiple measures of microbiome diversity using ancestral state reconstruction (Figs S1 &amp; S2), then</w:t>
      </w:r>
      <w:r w:rsidR="007141C2" w:rsidRPr="005B141A">
        <w:rPr>
          <w:rFonts w:ascii="Arial" w:eastAsia="Times New Roman" w:hAnsi="Arial" w:cs="Arial"/>
          <w:bCs/>
          <w:sz w:val="20"/>
          <w:szCs w:val="20"/>
        </w:rPr>
        <w:t xml:space="preserve"> tested whether microbial alpha or beta diversity correlated with disease susceptibility</w:t>
      </w:r>
      <w:r w:rsidR="002F3DA0">
        <w:rPr>
          <w:rFonts w:ascii="Arial" w:eastAsia="Times New Roman" w:hAnsi="Arial" w:cs="Arial"/>
          <w:bCs/>
          <w:sz w:val="20"/>
          <w:szCs w:val="20"/>
        </w:rPr>
        <w:t xml:space="preserve"> using phylogenetic generalized least squares (PGLS). We </w:t>
      </w:r>
      <w:r w:rsidR="007141C2" w:rsidRPr="005B141A">
        <w:rPr>
          <w:rFonts w:ascii="Arial" w:eastAsia="Times New Roman" w:hAnsi="Arial" w:cs="Arial"/>
          <w:bCs/>
          <w:sz w:val="20"/>
          <w:szCs w:val="20"/>
        </w:rPr>
        <w:t>found</w:t>
      </w:r>
      <w:r w:rsidR="007141C2">
        <w:rPr>
          <w:rFonts w:ascii="Arial" w:eastAsia="Times New Roman" w:hAnsi="Arial" w:cs="Arial"/>
          <w:bCs/>
          <w:sz w:val="20"/>
          <w:szCs w:val="20"/>
        </w:rPr>
        <w:t xml:space="preserve"> no evidence for an effect of microbiome ecological richness or evenness (considered individually) on disease susceptibility</w:t>
      </w:r>
      <w:r w:rsidR="00877DFA">
        <w:rPr>
          <w:rFonts w:ascii="Arial" w:eastAsia="Times New Roman" w:hAnsi="Arial" w:cs="Arial"/>
          <w:bCs/>
          <w:sz w:val="20"/>
          <w:szCs w:val="20"/>
        </w:rPr>
        <w:t xml:space="preserve"> (Supplementary Data Table 3)</w:t>
      </w:r>
      <w:r w:rsidR="007141C2">
        <w:rPr>
          <w:rFonts w:ascii="Arial" w:eastAsia="Times New Roman" w:hAnsi="Arial" w:cs="Arial"/>
          <w:bCs/>
          <w:sz w:val="20"/>
          <w:szCs w:val="20"/>
        </w:rPr>
        <w:t>, and limited evidence for an effect of microbiome composition on disease susceptibility (Supplementary Information</w:t>
      </w:r>
      <w:r w:rsidR="003179B0">
        <w:rPr>
          <w:rFonts w:ascii="Arial" w:eastAsia="Times New Roman" w:hAnsi="Arial" w:cs="Arial"/>
          <w:bCs/>
          <w:sz w:val="20"/>
          <w:szCs w:val="20"/>
        </w:rPr>
        <w:t xml:space="preserve">; Supplementary Data Table </w:t>
      </w:r>
      <w:r w:rsidR="00877DFA">
        <w:rPr>
          <w:rFonts w:ascii="Arial" w:eastAsia="Times New Roman" w:hAnsi="Arial" w:cs="Arial"/>
          <w:bCs/>
          <w:sz w:val="20"/>
          <w:szCs w:val="20"/>
        </w:rPr>
        <w:t>4</w:t>
      </w:r>
      <w:r w:rsidR="007141C2">
        <w:rPr>
          <w:rFonts w:ascii="Arial" w:eastAsia="Times New Roman" w:hAnsi="Arial" w:cs="Arial"/>
          <w:bCs/>
          <w:sz w:val="20"/>
          <w:szCs w:val="20"/>
        </w:rPr>
        <w:t xml:space="preserve">). However, </w:t>
      </w:r>
      <w:r w:rsidR="007141C2">
        <w:rPr>
          <w:rFonts w:ascii="Arial" w:eastAsia="Times New Roman" w:hAnsi="Arial" w:cs="Arial"/>
          <w:sz w:val="20"/>
          <w:szCs w:val="20"/>
        </w:rPr>
        <w:t>g</w:t>
      </w:r>
      <w:r w:rsidRPr="00961490">
        <w:rPr>
          <w:rFonts w:ascii="Arial" w:eastAsia="Times New Roman" w:hAnsi="Arial" w:cs="Arial"/>
          <w:sz w:val="20"/>
          <w:szCs w:val="20"/>
        </w:rPr>
        <w:t>iven that cross-species differences in a limited number of dominant microbes were very notable in the data, we hypothesized that corals with highly abundant bacterial taxa might display more disease vulnerability. To quantify this, ecological dominance among identified ASVs was calculated using Simpson’s Index, which estimates the probability that two species drawn from a population belong to the same group, and thereby incorporates aspects of both richness and evenness simultaneously. We correlated Simpson’s Index against coral disease prevalence for either all coral samples, or those in mucus, tissue, or skeleton considered individually. In coral tissue, microbiome dominance significantly correlated with disease, explaining roughly 27% of overall variation in disease susceptibility across coral species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0.27, p = 0.0006, FDR q = 0.025; Supplementary Data Table 3a; </w:t>
      </w:r>
      <w:r w:rsidR="00DB72A3">
        <w:rPr>
          <w:rFonts w:ascii="Arial" w:eastAsia="Times New Roman" w:hAnsi="Arial" w:cs="Arial"/>
          <w:sz w:val="20"/>
          <w:szCs w:val="20"/>
        </w:rPr>
        <w:t>Fig S1C</w:t>
      </w:r>
      <w:r w:rsidR="007141C2">
        <w:rPr>
          <w:rFonts w:ascii="Arial" w:eastAsia="Times New Roman" w:hAnsi="Arial" w:cs="Arial"/>
          <w:sz w:val="20"/>
          <w:szCs w:val="20"/>
        </w:rPr>
        <w:t>)</w:t>
      </w:r>
      <w:r w:rsidRPr="00961490">
        <w:rPr>
          <w:rFonts w:ascii="Arial" w:eastAsia="Times New Roman" w:hAnsi="Arial" w:cs="Arial"/>
          <w:sz w:val="20"/>
          <w:szCs w:val="20"/>
        </w:rPr>
        <w:t>. No other combination of alpha diversity measure and compartment correlated with disease after accounting for multiple comparisons (Fig</w:t>
      </w:r>
      <w:r w:rsidR="00DB72A3">
        <w:rPr>
          <w:rFonts w:ascii="Arial" w:eastAsia="Times New Roman" w:hAnsi="Arial" w:cs="Arial"/>
          <w:sz w:val="20"/>
          <w:szCs w:val="20"/>
        </w:rPr>
        <w:t xml:space="preserve">. </w:t>
      </w:r>
      <w:r w:rsidRPr="00961490">
        <w:rPr>
          <w:rFonts w:ascii="Arial" w:eastAsia="Times New Roman" w:hAnsi="Arial" w:cs="Arial"/>
          <w:sz w:val="20"/>
          <w:szCs w:val="20"/>
        </w:rPr>
        <w:t xml:space="preserve">2B). Thus, microbiome dominance as measured by Simpson’s Index was a far stronger predictor of coral disease susceptibility than </w:t>
      </w:r>
      <w:r w:rsidRPr="00961490">
        <w:rPr>
          <w:rFonts w:ascii="Cambria Math" w:eastAsia="Times New Roman" w:hAnsi="Cambria Math" w:cs="Cambria Math"/>
          <w:sz w:val="20"/>
          <w:szCs w:val="20"/>
        </w:rPr>
        <w:t>𝛼</w:t>
      </w:r>
      <w:r w:rsidRPr="00961490">
        <w:rPr>
          <w:rFonts w:ascii="Arial" w:eastAsia="Times New Roman" w:hAnsi="Arial" w:cs="Arial"/>
          <w:sz w:val="20"/>
          <w:szCs w:val="20"/>
        </w:rPr>
        <w:t xml:space="preserve">-diversity measures that considered either richness or evenness individually. </w:t>
      </w:r>
      <w:proofErr w:type="gramStart"/>
      <w:r w:rsidR="007141C2">
        <w:rPr>
          <w:rFonts w:ascii="Arial" w:eastAsia="Times New Roman" w:hAnsi="Arial" w:cs="Arial"/>
          <w:sz w:val="20"/>
          <w:szCs w:val="20"/>
        </w:rPr>
        <w:t>Regionally-specific</w:t>
      </w:r>
      <w:proofErr w:type="gramEnd"/>
      <w:r w:rsidR="007141C2">
        <w:rPr>
          <w:rFonts w:ascii="Arial" w:eastAsia="Times New Roman" w:hAnsi="Arial" w:cs="Arial"/>
          <w:sz w:val="20"/>
          <w:szCs w:val="20"/>
        </w:rPr>
        <w:t xml:space="preserve"> analysis, which eliminates potential confounders due to the global nature of the comparison, recaptured this dominance-disease relationship (Suppl</w:t>
      </w:r>
      <w:r w:rsidR="003179B0">
        <w:rPr>
          <w:rFonts w:ascii="Arial" w:eastAsia="Times New Roman" w:hAnsi="Arial" w:cs="Arial"/>
          <w:sz w:val="20"/>
          <w:szCs w:val="20"/>
        </w:rPr>
        <w:t>e</w:t>
      </w:r>
      <w:r w:rsidR="007141C2">
        <w:rPr>
          <w:rFonts w:ascii="Arial" w:eastAsia="Times New Roman" w:hAnsi="Arial" w:cs="Arial"/>
          <w:sz w:val="20"/>
          <w:szCs w:val="20"/>
        </w:rPr>
        <w:t>mentary Information</w:t>
      </w:r>
      <w:r w:rsidR="003179B0">
        <w:rPr>
          <w:rFonts w:ascii="Arial" w:eastAsia="Times New Roman" w:hAnsi="Arial" w:cs="Arial"/>
          <w:sz w:val="20"/>
          <w:szCs w:val="20"/>
        </w:rPr>
        <w:t xml:space="preserve">; Supplementary Data Table </w:t>
      </w:r>
      <w:r w:rsidR="00877DFA">
        <w:rPr>
          <w:rFonts w:ascii="Arial" w:eastAsia="Times New Roman" w:hAnsi="Arial" w:cs="Arial"/>
          <w:sz w:val="20"/>
          <w:szCs w:val="20"/>
        </w:rPr>
        <w:t>3b</w:t>
      </w:r>
      <w:r w:rsidR="007141C2">
        <w:rPr>
          <w:rFonts w:ascii="Arial" w:eastAsia="Times New Roman" w:hAnsi="Arial" w:cs="Arial"/>
          <w:sz w:val="20"/>
          <w:szCs w:val="20"/>
        </w:rPr>
        <w:t xml:space="preserve">). </w:t>
      </w:r>
      <w:r w:rsidR="003179B0">
        <w:rPr>
          <w:rFonts w:ascii="Arial" w:eastAsia="Times New Roman" w:hAnsi="Arial" w:cs="Arial"/>
          <w:sz w:val="20"/>
          <w:szCs w:val="20"/>
        </w:rPr>
        <w:t xml:space="preserve">Similarly, we tested multiple linear models with depth, temperature, extent of turf algal contact, etc. as confounders and saw similar relationships between dominance and disease </w:t>
      </w:r>
      <w:commentRangeStart w:id="4"/>
      <w:r w:rsidR="003179B0">
        <w:rPr>
          <w:rFonts w:ascii="Arial" w:eastAsia="Times New Roman" w:hAnsi="Arial" w:cs="Arial"/>
          <w:sz w:val="20"/>
          <w:szCs w:val="20"/>
        </w:rPr>
        <w:t>(Supplementary Information</w:t>
      </w:r>
      <w:commentRangeEnd w:id="4"/>
      <w:r w:rsidR="003179B0">
        <w:rPr>
          <w:rStyle w:val="CommentReference"/>
          <w:rFonts w:ascii="Times New Roman" w:eastAsia="Times New Roman" w:hAnsi="Times New Roman" w:cs="Times New Roman"/>
        </w:rPr>
        <w:commentReference w:id="4"/>
      </w:r>
      <w:r w:rsidR="003179B0">
        <w:rPr>
          <w:rFonts w:ascii="Arial" w:eastAsia="Times New Roman" w:hAnsi="Arial" w:cs="Arial"/>
          <w:sz w:val="20"/>
          <w:szCs w:val="20"/>
        </w:rPr>
        <w:t xml:space="preserve">; Supplementary Table </w:t>
      </w:r>
      <w:r w:rsidR="00877DFA">
        <w:rPr>
          <w:rFonts w:ascii="Arial" w:eastAsia="Times New Roman" w:hAnsi="Arial" w:cs="Arial"/>
          <w:sz w:val="20"/>
          <w:szCs w:val="20"/>
        </w:rPr>
        <w:t>3c</w:t>
      </w:r>
      <w:r w:rsidR="003179B0">
        <w:rPr>
          <w:rFonts w:ascii="Arial" w:eastAsia="Times New Roman" w:hAnsi="Arial" w:cs="Arial"/>
          <w:sz w:val="20"/>
          <w:szCs w:val="20"/>
        </w:rPr>
        <w:t xml:space="preserve">). </w:t>
      </w:r>
      <w:r w:rsidR="007141C2">
        <w:rPr>
          <w:rFonts w:ascii="Arial" w:eastAsia="Times New Roman" w:hAnsi="Arial" w:cs="Arial"/>
          <w:sz w:val="20"/>
          <w:szCs w:val="20"/>
        </w:rPr>
        <w:t xml:space="preserve">Further testing showed that corals dominated by </w:t>
      </w:r>
      <w:r w:rsidR="007141C2" w:rsidRPr="00961490">
        <w:rPr>
          <w:rFonts w:ascii="Arial" w:eastAsia="Times New Roman" w:hAnsi="Arial" w:cs="Arial"/>
          <w:sz w:val="20"/>
          <w:szCs w:val="20"/>
        </w:rPr>
        <w:t>γ-proteobacteria</w:t>
      </w:r>
      <w:r w:rsidR="007141C2">
        <w:rPr>
          <w:rFonts w:ascii="Arial" w:eastAsia="Times New Roman" w:hAnsi="Arial" w:cs="Arial"/>
          <w:sz w:val="20"/>
          <w:szCs w:val="20"/>
        </w:rPr>
        <w:t xml:space="preserve"> drove the dominance-disease trend, suggesting a specific microbe (rather than a general ecological feature) might be responsible for this striking correlation (Supplementary Information</w:t>
      </w:r>
      <w:r w:rsidR="003179B0">
        <w:rPr>
          <w:rFonts w:ascii="Arial" w:eastAsia="Times New Roman" w:hAnsi="Arial" w:cs="Arial"/>
          <w:sz w:val="20"/>
          <w:szCs w:val="20"/>
        </w:rPr>
        <w:t xml:space="preserve">; Supplementary Table </w:t>
      </w:r>
      <w:r w:rsidR="00877DFA">
        <w:rPr>
          <w:rFonts w:ascii="Arial" w:eastAsia="Times New Roman" w:hAnsi="Arial" w:cs="Arial"/>
          <w:sz w:val="20"/>
          <w:szCs w:val="20"/>
        </w:rPr>
        <w:t>3d</w:t>
      </w:r>
      <w:r w:rsidR="007141C2">
        <w:rPr>
          <w:rFonts w:ascii="Arial" w:eastAsia="Times New Roman" w:hAnsi="Arial" w:cs="Arial"/>
          <w:sz w:val="20"/>
          <w:szCs w:val="20"/>
        </w:rPr>
        <w:t>)</w:t>
      </w:r>
    </w:p>
    <w:p w14:paraId="089FA984" w14:textId="7B0A3976" w:rsidR="005B141A" w:rsidRPr="00961490" w:rsidRDefault="00961490" w:rsidP="005B141A">
      <w:pPr>
        <w:keepNext/>
        <w:pBdr>
          <w:top w:val="nil"/>
          <w:left w:val="nil"/>
          <w:bottom w:val="nil"/>
          <w:right w:val="nil"/>
          <w:between w:val="nil"/>
        </w:pBdr>
        <w:spacing w:before="240" w:after="60"/>
        <w:rPr>
          <w:rFonts w:ascii="Arial" w:eastAsia="Times New Roman" w:hAnsi="Arial" w:cs="Arial"/>
          <w:sz w:val="20"/>
          <w:szCs w:val="20"/>
        </w:rPr>
      </w:pPr>
      <w:r w:rsidRPr="00961490">
        <w:rPr>
          <w:rFonts w:ascii="Arial" w:eastAsia="Times New Roman" w:hAnsi="Arial" w:cs="Arial"/>
          <w:b/>
          <w:sz w:val="20"/>
          <w:szCs w:val="20"/>
        </w:rPr>
        <w:t xml:space="preserve">The coral symbiont </w:t>
      </w:r>
      <w:r w:rsidRPr="00961490">
        <w:rPr>
          <w:rFonts w:ascii="Arial" w:eastAsia="Times New Roman" w:hAnsi="Arial" w:cs="Arial"/>
          <w:b/>
          <w:i/>
          <w:sz w:val="20"/>
          <w:szCs w:val="20"/>
        </w:rPr>
        <w:t xml:space="preserve">Endozoicomonas </w:t>
      </w:r>
      <w:r w:rsidRPr="00961490">
        <w:rPr>
          <w:rFonts w:ascii="Arial" w:eastAsia="Times New Roman" w:hAnsi="Arial" w:cs="Arial"/>
          <w:b/>
          <w:sz w:val="20"/>
          <w:szCs w:val="20"/>
        </w:rPr>
        <w:t xml:space="preserve">drives dominance-disease correlations. </w:t>
      </w:r>
      <w:r w:rsidRPr="00961490">
        <w:rPr>
          <w:rFonts w:ascii="Arial" w:eastAsia="Times New Roman" w:hAnsi="Arial" w:cs="Arial"/>
          <w:sz w:val="20"/>
          <w:szCs w:val="20"/>
        </w:rPr>
        <w:t xml:space="preserve">Bacteria in the genus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are</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among the most-studied γ-proteobacterial symbionts of corals. In several species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forms prominent aggregates known as CAMAs (coral associated microbial aggregates) in coral tissue (31). In species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is common, it frequently decreases in relative abundance during coral bleaching or disease (37), suggesting a commensal or mutualistic rather than opportunistic relationship with host health. Further, it has previously been observed that the family </w:t>
      </w:r>
      <w:proofErr w:type="spellStart"/>
      <w:r w:rsidRPr="00C059B3">
        <w:rPr>
          <w:rFonts w:ascii="Arial" w:eastAsia="Times New Roman" w:hAnsi="Arial" w:cs="Arial"/>
          <w:iCs/>
          <w:sz w:val="20"/>
          <w:szCs w:val="20"/>
        </w:rPr>
        <w:t>Endozoicomonadaceae</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shows by far the strongest signal of </w:t>
      </w:r>
      <w:proofErr w:type="spellStart"/>
      <w:r w:rsidRPr="00961490">
        <w:rPr>
          <w:rFonts w:ascii="Arial" w:eastAsia="Times New Roman" w:hAnsi="Arial" w:cs="Arial"/>
          <w:sz w:val="20"/>
          <w:szCs w:val="20"/>
        </w:rPr>
        <w:t>cophylogeny</w:t>
      </w:r>
      <w:proofErr w:type="spellEnd"/>
      <w:r w:rsidRPr="00961490">
        <w:rPr>
          <w:rFonts w:ascii="Arial" w:eastAsia="Times New Roman" w:hAnsi="Arial" w:cs="Arial"/>
          <w:sz w:val="20"/>
          <w:szCs w:val="20"/>
        </w:rPr>
        <w:t xml:space="preserve"> with coral hosts among tested bacterial families in coral tissue (16). In the present dataset,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also the single genus that most typically dominated coral tissue microbiomes (18% of coral genera; Fig</w:t>
      </w:r>
      <w:r w:rsidR="00DB72A3">
        <w:rPr>
          <w:rFonts w:ascii="Arial" w:eastAsia="Times New Roman" w:hAnsi="Arial" w:cs="Arial"/>
          <w:sz w:val="20"/>
          <w:szCs w:val="20"/>
        </w:rPr>
        <w:t>.</w:t>
      </w:r>
      <w:r w:rsidRPr="00961490">
        <w:rPr>
          <w:rFonts w:ascii="Arial" w:eastAsia="Times New Roman" w:hAnsi="Arial" w:cs="Arial"/>
          <w:sz w:val="20"/>
          <w:szCs w:val="20"/>
        </w:rPr>
        <w:t xml:space="preserve"> 2A)</w:t>
      </w:r>
      <w:r w:rsidRPr="00961490">
        <w:rPr>
          <w:rFonts w:ascii="Arial" w:eastAsia="Times New Roman" w:hAnsi="Arial" w:cs="Arial"/>
          <w:i/>
          <w:sz w:val="20"/>
          <w:szCs w:val="20"/>
        </w:rPr>
        <w:t xml:space="preserve">. </w:t>
      </w:r>
      <w:r w:rsidRPr="00961490">
        <w:rPr>
          <w:rFonts w:ascii="Arial" w:eastAsia="Times New Roman" w:hAnsi="Arial" w:cs="Arial"/>
          <w:sz w:val="20"/>
          <w:szCs w:val="20"/>
        </w:rPr>
        <w:t>We therefore tested whether the signal of microbiome dominance on disease susceptibility could be explained by the abundances of dominant taxa, and found that across all corals in our dataset</w:t>
      </w:r>
      <w:r w:rsidR="007141C2">
        <w:rPr>
          <w:rFonts w:ascii="Arial" w:eastAsia="Times New Roman" w:hAnsi="Arial" w:cs="Arial"/>
          <w:sz w:val="20"/>
          <w:szCs w:val="20"/>
        </w:rPr>
        <w:t xml:space="preserve"> (regardless of whether </w:t>
      </w:r>
      <w:r w:rsidR="007141C2" w:rsidRPr="005B141A">
        <w:rPr>
          <w:rFonts w:ascii="Arial" w:eastAsia="Times New Roman" w:hAnsi="Arial" w:cs="Arial"/>
          <w:i/>
          <w:iCs/>
          <w:sz w:val="20"/>
          <w:szCs w:val="20"/>
        </w:rPr>
        <w:t>Endozoicomonas</w:t>
      </w:r>
      <w:r w:rsidR="007141C2">
        <w:rPr>
          <w:rFonts w:ascii="Arial" w:eastAsia="Times New Roman" w:hAnsi="Arial" w:cs="Arial"/>
          <w:sz w:val="20"/>
          <w:szCs w:val="20"/>
        </w:rPr>
        <w:t xml:space="preserve"> was present and/or dominan</w:t>
      </w:r>
      <w:r w:rsidR="00D44B56">
        <w:rPr>
          <w:rFonts w:ascii="Arial" w:eastAsia="Times New Roman" w:hAnsi="Arial" w:cs="Arial"/>
          <w:sz w:val="20"/>
          <w:szCs w:val="20"/>
        </w:rPr>
        <w:t>t</w:t>
      </w:r>
      <w:r w:rsidR="007141C2">
        <w:rPr>
          <w:rFonts w:ascii="Arial" w:eastAsia="Times New Roman" w:hAnsi="Arial" w:cs="Arial"/>
          <w:sz w:val="20"/>
          <w:szCs w:val="20"/>
        </w:rPr>
        <w:t>; n = 40 genera)</w:t>
      </w:r>
      <w:r w:rsidRPr="00961490">
        <w:rPr>
          <w:rFonts w:ascii="Arial" w:eastAsia="Times New Roman" w:hAnsi="Arial" w:cs="Arial"/>
          <w:sz w:val="20"/>
          <w:szCs w:val="20"/>
        </w:rPr>
        <w:t xml:space="preserv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abundance explained the overwhelming majority of variation in ecological dominance among coral tissue microbiomes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0.60, p = 6.2 x10</w:t>
      </w:r>
      <w:r w:rsidRPr="00961490">
        <w:rPr>
          <w:rFonts w:ascii="Arial" w:eastAsia="Times New Roman" w:hAnsi="Arial" w:cs="Arial"/>
          <w:sz w:val="20"/>
          <w:szCs w:val="20"/>
          <w:vertAlign w:val="superscript"/>
        </w:rPr>
        <w:t>-10</w:t>
      </w:r>
      <w:r w:rsidRPr="00961490">
        <w:rPr>
          <w:rFonts w:ascii="Arial" w:eastAsia="Times New Roman" w:hAnsi="Arial" w:cs="Arial"/>
          <w:sz w:val="20"/>
          <w:szCs w:val="20"/>
        </w:rPr>
        <w:t>, FDR q = 2.5x10</w:t>
      </w:r>
      <w:r w:rsidRPr="00961490">
        <w:rPr>
          <w:rFonts w:ascii="Arial" w:eastAsia="Times New Roman" w:hAnsi="Arial" w:cs="Arial"/>
          <w:sz w:val="20"/>
          <w:szCs w:val="20"/>
          <w:vertAlign w:val="superscript"/>
        </w:rPr>
        <w:t>-9</w:t>
      </w:r>
      <w:r w:rsidRPr="00961490">
        <w:rPr>
          <w:rFonts w:ascii="Arial" w:eastAsia="Times New Roman" w:hAnsi="Arial" w:cs="Arial"/>
          <w:sz w:val="20"/>
          <w:szCs w:val="20"/>
        </w:rPr>
        <w:t>; Fig</w:t>
      </w:r>
      <w:r w:rsidR="00DB72A3">
        <w:rPr>
          <w:rFonts w:ascii="Arial" w:eastAsia="Times New Roman" w:hAnsi="Arial" w:cs="Arial"/>
          <w:sz w:val="20"/>
          <w:szCs w:val="20"/>
        </w:rPr>
        <w:t>s.</w:t>
      </w:r>
      <w:r w:rsidRPr="00961490">
        <w:rPr>
          <w:rFonts w:ascii="Arial" w:eastAsia="Times New Roman" w:hAnsi="Arial" w:cs="Arial"/>
          <w:sz w:val="20"/>
          <w:szCs w:val="20"/>
        </w:rPr>
        <w:t xml:space="preserve"> 2C &amp; 3A; Supplementary Data Table 5). Further, the relative 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in coral tissue</w:t>
      </w:r>
      <w:r w:rsidRPr="00961490">
        <w:rPr>
          <w:rFonts w:ascii="Arial" w:eastAsia="Times New Roman" w:hAnsi="Arial" w:cs="Arial"/>
          <w:i/>
          <w:sz w:val="20"/>
          <w:szCs w:val="20"/>
        </w:rPr>
        <w:t xml:space="preserve"> </w:t>
      </w:r>
      <w:r w:rsidRPr="00961490">
        <w:rPr>
          <w:rFonts w:ascii="Arial" w:eastAsia="Times New Roman" w:hAnsi="Arial" w:cs="Arial"/>
          <w:sz w:val="20"/>
          <w:szCs w:val="20"/>
        </w:rPr>
        <w:t>alone explained 30% of variance in overall disease susceptibility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0.30, p = 0.0002, </w:t>
      </w:r>
      <w:r w:rsidRPr="00961490">
        <w:rPr>
          <w:rFonts w:ascii="Arial" w:eastAsia="Times New Roman" w:hAnsi="Arial" w:cs="Arial"/>
          <w:sz w:val="20"/>
          <w:szCs w:val="20"/>
        </w:rPr>
        <w:lastRenderedPageBreak/>
        <w:t>FDR q = 0.0004; Fig</w:t>
      </w:r>
      <w:r w:rsidR="00DB72A3">
        <w:rPr>
          <w:rFonts w:ascii="Arial" w:eastAsia="Times New Roman" w:hAnsi="Arial" w:cs="Arial"/>
          <w:sz w:val="20"/>
          <w:szCs w:val="20"/>
        </w:rPr>
        <w:t>.</w:t>
      </w:r>
      <w:r w:rsidRPr="00961490">
        <w:rPr>
          <w:rFonts w:ascii="Arial" w:eastAsia="Times New Roman" w:hAnsi="Arial" w:cs="Arial"/>
          <w:sz w:val="20"/>
          <w:szCs w:val="20"/>
        </w:rPr>
        <w:t xml:space="preserve"> 3B; Supplementary Data Table 5), exceeding the signal from ecological dominance.</w:t>
      </w:r>
      <w:r w:rsidR="00D44B56">
        <w:rPr>
          <w:rFonts w:ascii="Arial" w:eastAsia="Times New Roman" w:hAnsi="Arial" w:cs="Arial"/>
          <w:sz w:val="20"/>
          <w:szCs w:val="20"/>
        </w:rPr>
        <w:t xml:space="preserve"> </w:t>
      </w:r>
      <w:r w:rsidR="007141C2">
        <w:rPr>
          <w:rFonts w:ascii="Arial" w:eastAsia="Times New Roman" w:hAnsi="Arial" w:cs="Arial"/>
          <w:bCs/>
          <w:sz w:val="20"/>
          <w:szCs w:val="20"/>
        </w:rPr>
        <w:t>Neither commonly opportunistic microbes in corals</w:t>
      </w:r>
      <w:r w:rsidR="006663CE">
        <w:rPr>
          <w:rFonts w:ascii="Arial" w:eastAsia="Times New Roman" w:hAnsi="Arial" w:cs="Arial"/>
          <w:bCs/>
          <w:sz w:val="20"/>
          <w:szCs w:val="20"/>
        </w:rPr>
        <w:t xml:space="preserve"> (Supplementary Data Table 6)</w:t>
      </w:r>
      <w:r w:rsidR="007141C2">
        <w:rPr>
          <w:rFonts w:ascii="Arial" w:eastAsia="Times New Roman" w:hAnsi="Arial" w:cs="Arial"/>
          <w:bCs/>
          <w:sz w:val="20"/>
          <w:szCs w:val="20"/>
        </w:rPr>
        <w:t>, nor other dominant microbes</w:t>
      </w:r>
      <w:r w:rsidR="006663CE">
        <w:rPr>
          <w:rFonts w:ascii="Arial" w:eastAsia="Times New Roman" w:hAnsi="Arial" w:cs="Arial"/>
          <w:bCs/>
          <w:sz w:val="20"/>
          <w:szCs w:val="20"/>
        </w:rPr>
        <w:t xml:space="preserve"> (Supplementary Data Table 7)</w:t>
      </w:r>
      <w:r w:rsidR="007141C2">
        <w:rPr>
          <w:rFonts w:ascii="Arial" w:eastAsia="Times New Roman" w:hAnsi="Arial" w:cs="Arial"/>
          <w:bCs/>
          <w:sz w:val="20"/>
          <w:szCs w:val="20"/>
        </w:rPr>
        <w:t xml:space="preserve"> showed similar patterns</w:t>
      </w:r>
      <w:r w:rsidR="006663CE">
        <w:rPr>
          <w:rFonts w:ascii="Arial" w:eastAsia="Times New Roman" w:hAnsi="Arial" w:cs="Arial"/>
          <w:bCs/>
          <w:sz w:val="20"/>
          <w:szCs w:val="20"/>
        </w:rPr>
        <w:t xml:space="preserve"> (Supplementary Information)</w:t>
      </w:r>
      <w:r w:rsidR="007141C2">
        <w:rPr>
          <w:rFonts w:ascii="Arial" w:eastAsia="Times New Roman" w:hAnsi="Arial" w:cs="Arial"/>
          <w:bCs/>
          <w:sz w:val="20"/>
          <w:szCs w:val="20"/>
        </w:rPr>
        <w:t xml:space="preserve">. </w:t>
      </w:r>
      <w:r w:rsidRPr="00961490">
        <w:rPr>
          <w:rFonts w:ascii="Arial" w:eastAsia="Times New Roman" w:hAnsi="Arial" w:cs="Arial"/>
          <w:sz w:val="20"/>
          <w:szCs w:val="20"/>
        </w:rPr>
        <w:t xml:space="preserve">Thus, </w:t>
      </w:r>
      <w:r w:rsidR="007141C2">
        <w:rPr>
          <w:rFonts w:ascii="Arial" w:eastAsia="Times New Roman" w:hAnsi="Arial" w:cs="Arial"/>
          <w:sz w:val="20"/>
          <w:szCs w:val="20"/>
        </w:rPr>
        <w:t xml:space="preserve">our </w:t>
      </w:r>
      <w:r w:rsidRPr="00961490">
        <w:rPr>
          <w:rFonts w:ascii="Arial" w:eastAsia="Times New Roman" w:hAnsi="Arial" w:cs="Arial"/>
          <w:sz w:val="20"/>
          <w:szCs w:val="20"/>
        </w:rPr>
        <w:t xml:space="preserve">prior results linking ecological dominance and overall disease susceptibility appear to be largely explained by changes in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relative abundance over coral evolution</w:t>
      </w:r>
      <w:r w:rsidR="005B141A">
        <w:rPr>
          <w:rFonts w:ascii="Arial" w:eastAsia="Times New Roman" w:hAnsi="Arial" w:cs="Arial"/>
          <w:sz w:val="20"/>
          <w:szCs w:val="20"/>
        </w:rPr>
        <w:t>.</w:t>
      </w:r>
      <w:r w:rsidR="005B141A">
        <w:rPr>
          <w:rFonts w:ascii="Arial" w:eastAsia="Times New Roman" w:hAnsi="Arial" w:cs="Arial"/>
          <w:sz w:val="20"/>
          <w:szCs w:val="20"/>
        </w:rPr>
        <w:br/>
      </w:r>
    </w:p>
    <w:p w14:paraId="12110220" w14:textId="5D5108C4" w:rsidR="00961490" w:rsidRPr="00961490" w:rsidRDefault="00961490" w:rsidP="00961490">
      <w:pPr>
        <w:rPr>
          <w:rFonts w:ascii="Arial" w:eastAsia="Times New Roman" w:hAnsi="Arial" w:cs="Arial"/>
          <w:sz w:val="20"/>
          <w:szCs w:val="20"/>
        </w:rPr>
      </w:pPr>
      <w:r w:rsidRPr="00961490">
        <w:rPr>
          <w:rFonts w:ascii="Arial" w:eastAsia="Times New Roman" w:hAnsi="Arial" w:cs="Arial"/>
          <w:b/>
          <w:i/>
          <w:sz w:val="20"/>
          <w:szCs w:val="20"/>
        </w:rPr>
        <w:t>Endozoicomonas</w:t>
      </w:r>
      <w:r w:rsidRPr="00961490">
        <w:rPr>
          <w:rFonts w:ascii="Arial" w:eastAsia="Times New Roman" w:hAnsi="Arial" w:cs="Arial"/>
          <w:b/>
          <w:sz w:val="20"/>
          <w:szCs w:val="20"/>
        </w:rPr>
        <w:t xml:space="preserve"> is associated with high growth rates.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is linked to metabolic benefits to the coral host (39, 40) and experimental studies have shown that decreases in its abundance is typical with disease (41, 42) or other health stressors such as bleaching (37). This suggests that the striking correlation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disease is not due to pathogenesis by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but instead might arise due to opportunity costs (e.g., in innate immunity, permissiveness to CAMA formation, or symbiosis with defensive microbes within coral tissue). If maintenance of high abundances of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has fitness costs, they may be balanced by metabolic benefits, and we should expect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would be more abundant in corals with life-history strategies that favor traits such as rapid growth. </w:t>
      </w:r>
    </w:p>
    <w:p w14:paraId="4417B7C2" w14:textId="6682032D"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If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did play a causal role in coral life-history tradeoffs, we hypothesized that we would see a positive correlation between a beneficial coral trait and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that counterbalances the correlation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disease. Given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thought to be a metabolic mutualist of corals, and it has recently been suggested to facilitate faster coral growth (43), growth rate seemed like a likely candidate for a potential benefit explaining the persistence of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associations. Depending on the mechanism of action, any such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 growth correlations might depend merely on the presence of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or alternatively on its relative abundance. Using data from the Coral Trait Database (CTDB; (28)) we tested whether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relative abundance was correlated with growth rate in corals where we detected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(i.e., the effect of relative abundance alone) and in all corals (i.e., the combined effect of presence and abundance). In both cases, we limited this analysis to only corals with replicated growth rate data (&gt;= 5 replicates in the CTDB).  </w:t>
      </w:r>
    </w:p>
    <w:p w14:paraId="2E981562" w14:textId="104E8C33" w:rsidR="007141C2" w:rsidRDefault="00961490" w:rsidP="007141C2">
      <w:pPr>
        <w:rPr>
          <w:rFonts w:ascii="Arial" w:eastAsia="Times New Roman" w:hAnsi="Arial" w:cs="Arial"/>
          <w:sz w:val="20"/>
          <w:szCs w:val="20"/>
        </w:rPr>
      </w:pPr>
      <w:r w:rsidRPr="00961490">
        <w:rPr>
          <w:rFonts w:ascii="Arial" w:eastAsia="Times New Roman" w:hAnsi="Arial" w:cs="Arial"/>
          <w:sz w:val="20"/>
          <w:szCs w:val="20"/>
        </w:rPr>
        <w:t xml:space="preserve">While the 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not correlated with growth rate across all coral genera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0.11, p = 0.17, FDR q = 0.</w:t>
      </w:r>
      <w:r w:rsidR="00EF39F7">
        <w:rPr>
          <w:rFonts w:ascii="Arial" w:eastAsia="Times New Roman" w:hAnsi="Arial" w:cs="Arial"/>
          <w:sz w:val="20"/>
          <w:szCs w:val="20"/>
        </w:rPr>
        <w:t>3</w:t>
      </w:r>
      <w:r w:rsidRPr="00961490">
        <w:rPr>
          <w:rFonts w:ascii="Arial" w:eastAsia="Times New Roman" w:hAnsi="Arial" w:cs="Arial"/>
          <w:sz w:val="20"/>
          <w:szCs w:val="20"/>
        </w:rPr>
        <w:t xml:space="preserve">7; Supplementary Data Table 8a), across coral genera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detected</w:t>
      </w:r>
      <w:r w:rsidR="006663CE">
        <w:rPr>
          <w:rFonts w:ascii="Arial" w:eastAsia="Times New Roman" w:hAnsi="Arial" w:cs="Arial"/>
          <w:sz w:val="20"/>
          <w:szCs w:val="20"/>
        </w:rPr>
        <w:t xml:space="preserve"> and replicated growth rate data were available</w:t>
      </w:r>
      <w:r w:rsidRPr="00961490">
        <w:rPr>
          <w:rFonts w:ascii="Arial" w:eastAsia="Times New Roman" w:hAnsi="Arial" w:cs="Arial"/>
          <w:sz w:val="20"/>
          <w:szCs w:val="20"/>
        </w:rPr>
        <w:t xml:space="preserve"> (n = 17 genera), its relative abundance</w:t>
      </w:r>
      <w:r w:rsidR="00EF39F7">
        <w:rPr>
          <w:rFonts w:ascii="Arial" w:eastAsia="Times New Roman" w:hAnsi="Arial" w:cs="Arial"/>
          <w:sz w:val="20"/>
          <w:szCs w:val="20"/>
        </w:rPr>
        <w:t xml:space="preserve"> in tissue</w:t>
      </w:r>
      <w:r w:rsidRPr="00961490">
        <w:rPr>
          <w:rFonts w:ascii="Arial" w:eastAsia="Times New Roman" w:hAnsi="Arial" w:cs="Arial"/>
          <w:sz w:val="20"/>
          <w:szCs w:val="20"/>
        </w:rPr>
        <w:t xml:space="preserve"> was strongly correlated with growth rate (tissue PGLS: R</w:t>
      </w:r>
      <w:r w:rsidRPr="00961490">
        <w:rPr>
          <w:rFonts w:ascii="Arial" w:eastAsia="Times New Roman" w:hAnsi="Arial" w:cs="Arial"/>
          <w:sz w:val="20"/>
          <w:szCs w:val="20"/>
          <w:vertAlign w:val="superscript"/>
        </w:rPr>
        <w:t xml:space="preserve">2 </w:t>
      </w:r>
      <w:r w:rsidRPr="00961490">
        <w:rPr>
          <w:rFonts w:ascii="Arial" w:eastAsia="Times New Roman" w:hAnsi="Arial" w:cs="Arial"/>
          <w:sz w:val="20"/>
          <w:szCs w:val="20"/>
        </w:rPr>
        <w:t xml:space="preserve">= 0.31, p = 0.024, FDR q = 0.024; Supplementary Data Table 8b). </w:t>
      </w:r>
      <w:r w:rsidR="007141C2">
        <w:rPr>
          <w:rFonts w:ascii="Arial" w:eastAsia="Times New Roman" w:hAnsi="Arial" w:cs="Arial"/>
          <w:sz w:val="20"/>
          <w:szCs w:val="20"/>
        </w:rPr>
        <w:t xml:space="preserve">Unlike for disease susceptibility, several additional microbes showed </w:t>
      </w:r>
      <w:proofErr w:type="gramStart"/>
      <w:r w:rsidR="007141C2">
        <w:rPr>
          <w:rFonts w:ascii="Arial" w:eastAsia="Times New Roman" w:hAnsi="Arial" w:cs="Arial"/>
          <w:sz w:val="20"/>
          <w:szCs w:val="20"/>
        </w:rPr>
        <w:t>anatomically-specific</w:t>
      </w:r>
      <w:proofErr w:type="gramEnd"/>
      <w:r w:rsidR="007141C2">
        <w:rPr>
          <w:rFonts w:ascii="Arial" w:eastAsia="Times New Roman" w:hAnsi="Arial" w:cs="Arial"/>
          <w:sz w:val="20"/>
          <w:szCs w:val="20"/>
        </w:rPr>
        <w:t xml:space="preserve"> correlations with the growth rate of their coral hosts, including strong positive correlations between growth and uncultured </w:t>
      </w:r>
      <w:proofErr w:type="spellStart"/>
      <w:r w:rsidR="007141C2">
        <w:rPr>
          <w:rFonts w:ascii="Arial" w:eastAsia="Times New Roman" w:hAnsi="Arial" w:cs="Arial"/>
          <w:sz w:val="20"/>
          <w:szCs w:val="20"/>
        </w:rPr>
        <w:t>Rhodobacteria</w:t>
      </w:r>
      <w:proofErr w:type="spellEnd"/>
      <w:r w:rsidR="007141C2">
        <w:rPr>
          <w:rFonts w:ascii="Arial" w:eastAsia="Times New Roman" w:hAnsi="Arial" w:cs="Arial"/>
          <w:sz w:val="20"/>
          <w:szCs w:val="20"/>
        </w:rPr>
        <w:t xml:space="preserve"> in </w:t>
      </w:r>
      <w:r w:rsidR="005B141A">
        <w:rPr>
          <w:rFonts w:ascii="Arial" w:eastAsia="Times New Roman" w:hAnsi="Arial" w:cs="Arial"/>
          <w:sz w:val="20"/>
          <w:szCs w:val="20"/>
        </w:rPr>
        <w:t xml:space="preserve">the </w:t>
      </w:r>
      <w:r w:rsidR="007141C2">
        <w:rPr>
          <w:rFonts w:ascii="Arial" w:eastAsia="Times New Roman" w:hAnsi="Arial" w:cs="Arial"/>
          <w:sz w:val="20"/>
          <w:szCs w:val="20"/>
        </w:rPr>
        <w:t xml:space="preserve">family </w:t>
      </w:r>
      <w:proofErr w:type="spellStart"/>
      <w:r w:rsidR="007141C2">
        <w:rPr>
          <w:rFonts w:ascii="Arial" w:eastAsia="Times New Roman" w:hAnsi="Arial" w:cs="Arial"/>
          <w:sz w:val="20"/>
          <w:szCs w:val="20"/>
        </w:rPr>
        <w:t>Terasakiellaceae</w:t>
      </w:r>
      <w:proofErr w:type="spellEnd"/>
      <w:r w:rsidR="007141C2">
        <w:rPr>
          <w:rFonts w:ascii="Arial" w:eastAsia="Times New Roman" w:hAnsi="Arial" w:cs="Arial"/>
          <w:sz w:val="20"/>
          <w:szCs w:val="20"/>
        </w:rPr>
        <w:t xml:space="preserve"> (phylum: Proteobacteria) and negative correlations between growth rate and the archaeal genus </w:t>
      </w:r>
      <w:proofErr w:type="spellStart"/>
      <w:r w:rsidR="007141C2">
        <w:rPr>
          <w:rFonts w:ascii="Arial" w:eastAsia="Times New Roman" w:hAnsi="Arial" w:cs="Arial"/>
          <w:i/>
          <w:iCs/>
          <w:sz w:val="20"/>
          <w:szCs w:val="20"/>
        </w:rPr>
        <w:t>Nitrosopumilis</w:t>
      </w:r>
      <w:proofErr w:type="spellEnd"/>
      <w:r w:rsidR="007141C2">
        <w:rPr>
          <w:rFonts w:ascii="Arial" w:eastAsia="Times New Roman" w:hAnsi="Arial" w:cs="Arial"/>
          <w:i/>
          <w:iCs/>
          <w:sz w:val="20"/>
          <w:szCs w:val="20"/>
        </w:rPr>
        <w:t xml:space="preserve"> </w:t>
      </w:r>
      <w:r w:rsidR="007141C2">
        <w:rPr>
          <w:rFonts w:ascii="Arial" w:eastAsia="Times New Roman" w:hAnsi="Arial" w:cs="Arial"/>
          <w:sz w:val="20"/>
          <w:szCs w:val="20"/>
        </w:rPr>
        <w:t>(</w:t>
      </w:r>
      <w:commentRangeStart w:id="5"/>
      <w:r w:rsidR="007141C2">
        <w:rPr>
          <w:rFonts w:ascii="Arial" w:eastAsia="Times New Roman" w:hAnsi="Arial" w:cs="Arial"/>
          <w:sz w:val="20"/>
          <w:szCs w:val="20"/>
        </w:rPr>
        <w:t>Supplementary Information</w:t>
      </w:r>
      <w:commentRangeEnd w:id="5"/>
      <w:r w:rsidR="00D44B56">
        <w:rPr>
          <w:rStyle w:val="CommentReference"/>
          <w:rFonts w:ascii="Times New Roman" w:eastAsia="Times New Roman" w:hAnsi="Times New Roman" w:cs="Times New Roman"/>
        </w:rPr>
        <w:commentReference w:id="5"/>
      </w:r>
      <w:r w:rsidR="00D44B56">
        <w:rPr>
          <w:rFonts w:ascii="Arial" w:eastAsia="Times New Roman" w:hAnsi="Arial" w:cs="Arial"/>
          <w:sz w:val="20"/>
          <w:szCs w:val="20"/>
        </w:rPr>
        <w:t>;</w:t>
      </w:r>
      <w:r w:rsidR="00AB043D">
        <w:rPr>
          <w:rFonts w:ascii="Arial" w:eastAsia="Times New Roman" w:hAnsi="Arial" w:cs="Arial"/>
          <w:sz w:val="20"/>
          <w:szCs w:val="20"/>
        </w:rPr>
        <w:t xml:space="preserve"> Supplementary Data Table 9;</w:t>
      </w:r>
      <w:r w:rsidR="00D44B56">
        <w:rPr>
          <w:rFonts w:ascii="Arial" w:eastAsia="Times New Roman" w:hAnsi="Arial" w:cs="Arial"/>
          <w:sz w:val="20"/>
          <w:szCs w:val="20"/>
        </w:rPr>
        <w:t xml:space="preserve"> </w:t>
      </w:r>
      <w:r w:rsidR="003D7494">
        <w:rPr>
          <w:rFonts w:ascii="Arial" w:eastAsia="Times New Roman" w:hAnsi="Arial" w:cs="Arial"/>
          <w:sz w:val="20"/>
          <w:szCs w:val="20"/>
        </w:rPr>
        <w:t>Fig. S3</w:t>
      </w:r>
      <w:r w:rsidR="007141C2">
        <w:rPr>
          <w:rFonts w:ascii="Arial" w:eastAsia="Times New Roman" w:hAnsi="Arial" w:cs="Arial"/>
          <w:sz w:val="20"/>
          <w:szCs w:val="20"/>
        </w:rPr>
        <w:t>)</w:t>
      </w:r>
      <w:r w:rsidR="007141C2">
        <w:rPr>
          <w:rFonts w:ascii="Arial" w:eastAsia="Times New Roman" w:hAnsi="Arial" w:cs="Arial"/>
          <w:i/>
          <w:iCs/>
          <w:sz w:val="20"/>
          <w:szCs w:val="20"/>
        </w:rPr>
        <w:t xml:space="preserve">. </w:t>
      </w:r>
      <w:r w:rsidR="007141C2">
        <w:rPr>
          <w:rFonts w:ascii="Arial" w:eastAsia="Times New Roman" w:hAnsi="Arial" w:cs="Arial"/>
          <w:sz w:val="20"/>
          <w:szCs w:val="20"/>
        </w:rPr>
        <w:t xml:space="preserve">However, </w:t>
      </w:r>
      <w:r w:rsidR="007141C2">
        <w:rPr>
          <w:rFonts w:ascii="Arial" w:eastAsia="Times New Roman" w:hAnsi="Arial" w:cs="Arial"/>
          <w:i/>
          <w:iCs/>
          <w:sz w:val="20"/>
          <w:szCs w:val="20"/>
        </w:rPr>
        <w:t xml:space="preserve">Endozoicomonas </w:t>
      </w:r>
      <w:r w:rsidR="007141C2">
        <w:rPr>
          <w:rFonts w:ascii="Arial" w:eastAsia="Times New Roman" w:hAnsi="Arial" w:cs="Arial"/>
          <w:sz w:val="20"/>
          <w:szCs w:val="20"/>
        </w:rPr>
        <w:t>appears unique in its association with both growth and disease.</w:t>
      </w:r>
    </w:p>
    <w:p w14:paraId="63CAF280" w14:textId="081E8840" w:rsidR="001E011D"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These results are consistent with a pattern in which lineage-specific expansions of </w:t>
      </w:r>
      <w:r w:rsidRPr="00961490">
        <w:rPr>
          <w:rFonts w:ascii="Arial" w:eastAsia="Times New Roman" w:hAnsi="Arial" w:cs="Arial"/>
          <w:i/>
          <w:sz w:val="20"/>
          <w:szCs w:val="20"/>
        </w:rPr>
        <w:t>Endozoicomonas</w:t>
      </w:r>
      <w:r w:rsidR="007141C2">
        <w:rPr>
          <w:rFonts w:ascii="Arial" w:eastAsia="Times New Roman" w:hAnsi="Arial" w:cs="Arial"/>
          <w:i/>
          <w:sz w:val="20"/>
          <w:szCs w:val="20"/>
        </w:rPr>
        <w:t xml:space="preserve"> </w:t>
      </w:r>
      <w:r w:rsidR="007141C2">
        <w:rPr>
          <w:rFonts w:ascii="Arial" w:eastAsia="Times New Roman" w:hAnsi="Arial" w:cs="Arial"/>
          <w:iCs/>
          <w:sz w:val="20"/>
          <w:szCs w:val="20"/>
        </w:rPr>
        <w:t>and other microbes</w:t>
      </w:r>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within coral microbiomes correlate with or potentially contribute to growth rate. </w:t>
      </w:r>
      <w:r w:rsidR="007141C2">
        <w:rPr>
          <w:rFonts w:ascii="Arial" w:eastAsia="Times New Roman" w:hAnsi="Arial" w:cs="Arial"/>
          <w:sz w:val="20"/>
          <w:szCs w:val="20"/>
        </w:rPr>
        <w:t xml:space="preserve"> Overall,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may in part explain, or at least correlate with, about a third of known growth rate differences between coral genera.</w:t>
      </w:r>
      <w:r w:rsidR="00EF39F7" w:rsidRPr="00EF39F7">
        <w:rPr>
          <w:rFonts w:ascii="Arial" w:eastAsia="Times New Roman" w:hAnsi="Arial" w:cs="Arial"/>
          <w:sz w:val="20"/>
          <w:szCs w:val="20"/>
        </w:rPr>
        <w:t xml:space="preserve"> </w:t>
      </w:r>
      <w:r w:rsidR="001E011D">
        <w:rPr>
          <w:rFonts w:ascii="Arial" w:eastAsia="Times New Roman" w:hAnsi="Arial" w:cs="Arial"/>
          <w:sz w:val="20"/>
          <w:szCs w:val="20"/>
        </w:rPr>
        <w:t>Across</w:t>
      </w:r>
      <w:r w:rsidR="001E011D" w:rsidRPr="00961490">
        <w:rPr>
          <w:rFonts w:ascii="Arial" w:eastAsia="Times New Roman" w:hAnsi="Arial" w:cs="Arial"/>
          <w:sz w:val="20"/>
          <w:szCs w:val="20"/>
        </w:rPr>
        <w:t xml:space="preserve"> the coral genera surveyed in our dataset, initial, low-level symbiosis with </w:t>
      </w:r>
      <w:r w:rsidR="001E011D" w:rsidRPr="00961490">
        <w:rPr>
          <w:rFonts w:ascii="Arial" w:eastAsia="Times New Roman" w:hAnsi="Arial" w:cs="Arial"/>
          <w:i/>
          <w:sz w:val="20"/>
          <w:szCs w:val="20"/>
        </w:rPr>
        <w:t xml:space="preserve">Endozoicomonas </w:t>
      </w:r>
      <w:r w:rsidR="001E011D" w:rsidRPr="00961490">
        <w:rPr>
          <w:rFonts w:ascii="Arial" w:eastAsia="Times New Roman" w:hAnsi="Arial" w:cs="Arial"/>
          <w:sz w:val="20"/>
          <w:szCs w:val="20"/>
        </w:rPr>
        <w:t xml:space="preserve">does not correlate with growth rate, but subsequent expansions of the abundance of </w:t>
      </w:r>
      <w:r w:rsidR="001E011D" w:rsidRPr="00961490">
        <w:rPr>
          <w:rFonts w:ascii="Arial" w:eastAsia="Times New Roman" w:hAnsi="Arial" w:cs="Arial"/>
          <w:i/>
          <w:sz w:val="20"/>
          <w:szCs w:val="20"/>
        </w:rPr>
        <w:t xml:space="preserve">Endozoicomonas </w:t>
      </w:r>
      <w:r w:rsidR="001E011D" w:rsidRPr="00961490">
        <w:rPr>
          <w:rFonts w:ascii="Arial" w:eastAsia="Times New Roman" w:hAnsi="Arial" w:cs="Arial"/>
          <w:sz w:val="20"/>
          <w:szCs w:val="20"/>
        </w:rPr>
        <w:t>within coral microbiomes co-occur with both higher average growth rates and greater disease susceptibility.</w:t>
      </w:r>
    </w:p>
    <w:p w14:paraId="34781789" w14:textId="285FF4B1" w:rsidR="00961490" w:rsidRPr="00961490" w:rsidRDefault="00961490" w:rsidP="00961490">
      <w:pPr>
        <w:rPr>
          <w:rFonts w:ascii="Arial" w:eastAsia="Times New Roman" w:hAnsi="Arial" w:cs="Arial"/>
          <w:color w:val="24292F"/>
          <w:sz w:val="20"/>
          <w:szCs w:val="20"/>
          <w:highlight w:val="white"/>
        </w:rPr>
      </w:pPr>
      <w:r w:rsidRPr="00961490">
        <w:rPr>
          <w:rFonts w:ascii="Arial" w:eastAsia="Times New Roman" w:hAnsi="Arial" w:cs="Arial"/>
          <w:b/>
          <w:sz w:val="20"/>
          <w:szCs w:val="20"/>
        </w:rPr>
        <w:t xml:space="preserve">Endozoicomonas may mediate growth-defense tradeoffs during coral evolution. </w:t>
      </w:r>
      <w:r w:rsidRPr="00961490">
        <w:rPr>
          <w:rFonts w:ascii="Arial" w:eastAsia="Times New Roman" w:hAnsi="Arial" w:cs="Arial"/>
          <w:sz w:val="20"/>
          <w:szCs w:val="20"/>
        </w:rPr>
        <w:t xml:space="preserve">Having seen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correlated with both</w:t>
      </w:r>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disease susceptibility and growth-rate in corals, we investigated if these correlations were stronger or weaker than the direct correlation </w:t>
      </w:r>
      <w:r w:rsidRPr="00961490">
        <w:rPr>
          <w:rFonts w:ascii="Arial" w:eastAsia="Times New Roman" w:hAnsi="Arial" w:cs="Arial"/>
          <w:sz w:val="20"/>
          <w:szCs w:val="20"/>
        </w:rPr>
        <w:lastRenderedPageBreak/>
        <w:t>between disease and growth rate in our dataset. Across genera with both growth rate and disease prevalence data, growth and disease susceptibility were positively correlated. However, this correlation had only a modest effect size and was not statistically significant</w:t>
      </w:r>
      <w:r w:rsidR="001E011D">
        <w:rPr>
          <w:rFonts w:ascii="Arial" w:eastAsia="Times New Roman" w:hAnsi="Arial" w:cs="Arial"/>
          <w:sz w:val="20"/>
          <w:szCs w:val="20"/>
        </w:rPr>
        <w:t xml:space="preserve">. </w:t>
      </w:r>
      <w:r w:rsidRPr="00961490">
        <w:rPr>
          <w:rFonts w:ascii="Arial" w:eastAsia="Times New Roman" w:hAnsi="Arial" w:cs="Arial"/>
          <w:sz w:val="20"/>
          <w:szCs w:val="20"/>
        </w:rPr>
        <w:t xml:space="preserve">Thus, in this dataset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showed stronger associations with both growth and disease than these factors showed with one another, regardless of whether the analysis was conducted across all coral genera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0.12, p = 0.17, FDR q = 0.17; Supplementary Data Table </w:t>
      </w:r>
      <w:r w:rsidR="001E011D">
        <w:rPr>
          <w:rFonts w:ascii="Arial" w:eastAsia="Times New Roman" w:hAnsi="Arial" w:cs="Arial"/>
          <w:sz w:val="20"/>
          <w:szCs w:val="20"/>
        </w:rPr>
        <w:t>10</w:t>
      </w:r>
      <w:r w:rsidRPr="00961490">
        <w:rPr>
          <w:rFonts w:ascii="Arial" w:eastAsia="Times New Roman" w:hAnsi="Arial" w:cs="Arial"/>
          <w:sz w:val="20"/>
          <w:szCs w:val="20"/>
        </w:rPr>
        <w:t xml:space="preserve">a) or just those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present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0.06, p = 0.37, FDR q = 0.37; Supplementary Data Table </w:t>
      </w:r>
      <w:r w:rsidR="001E011D">
        <w:rPr>
          <w:rFonts w:ascii="Arial" w:eastAsia="Times New Roman" w:hAnsi="Arial" w:cs="Arial"/>
          <w:sz w:val="20"/>
          <w:szCs w:val="20"/>
        </w:rPr>
        <w:t>10</w:t>
      </w:r>
      <w:r w:rsidRPr="00961490">
        <w:rPr>
          <w:rFonts w:ascii="Arial" w:eastAsia="Times New Roman" w:hAnsi="Arial" w:cs="Arial"/>
          <w:sz w:val="20"/>
          <w:szCs w:val="20"/>
        </w:rPr>
        <w:t xml:space="preserve">b). This suggested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relative abundance might not merely mark tradeoffs between growth and disease but may play some causal role in one or both processes.</w:t>
      </w:r>
      <w:r w:rsidR="007141C2">
        <w:rPr>
          <w:rFonts w:ascii="Arial" w:eastAsia="Times New Roman" w:hAnsi="Arial" w:cs="Arial"/>
          <w:sz w:val="20"/>
          <w:szCs w:val="20"/>
        </w:rPr>
        <w:t xml:space="preserve"> </w:t>
      </w:r>
    </w:p>
    <w:p w14:paraId="6D9F2D79" w14:textId="65C621E7" w:rsidR="00961490" w:rsidRPr="005B141A" w:rsidRDefault="00961490" w:rsidP="00961490">
      <w:pPr>
        <w:rPr>
          <w:rFonts w:ascii="Arial" w:eastAsia="Times New Roman" w:hAnsi="Arial" w:cs="Arial"/>
          <w:color w:val="000000" w:themeColor="text1"/>
          <w:sz w:val="20"/>
          <w:szCs w:val="20"/>
        </w:rPr>
      </w:pPr>
      <w:r w:rsidRPr="005B141A">
        <w:rPr>
          <w:rFonts w:ascii="Arial" w:eastAsia="Times New Roman" w:hAnsi="Arial" w:cs="Arial"/>
          <w:b/>
          <w:color w:val="000000" w:themeColor="text1"/>
          <w:sz w:val="20"/>
          <w:szCs w:val="20"/>
          <w:highlight w:val="white"/>
        </w:rPr>
        <w:t xml:space="preserve">Phylogenetic path analysis of growth, disease, and </w:t>
      </w:r>
      <w:r w:rsidRPr="005B141A">
        <w:rPr>
          <w:rFonts w:ascii="Arial" w:eastAsia="Times New Roman" w:hAnsi="Arial" w:cs="Arial"/>
          <w:b/>
          <w:i/>
          <w:color w:val="000000" w:themeColor="text1"/>
          <w:sz w:val="20"/>
          <w:szCs w:val="20"/>
          <w:highlight w:val="white"/>
        </w:rPr>
        <w:t xml:space="preserve">Endozoicomonas </w:t>
      </w:r>
      <w:r w:rsidRPr="005B141A">
        <w:rPr>
          <w:rFonts w:ascii="Arial" w:eastAsia="Times New Roman" w:hAnsi="Arial" w:cs="Arial"/>
          <w:b/>
          <w:color w:val="000000" w:themeColor="text1"/>
          <w:sz w:val="20"/>
          <w:szCs w:val="20"/>
          <w:highlight w:val="white"/>
        </w:rPr>
        <w:t xml:space="preserve">abundance. </w:t>
      </w:r>
      <w:r w:rsidRPr="005B141A">
        <w:rPr>
          <w:rFonts w:ascii="Arial" w:eastAsia="Times New Roman" w:hAnsi="Arial" w:cs="Arial"/>
          <w:color w:val="000000" w:themeColor="text1"/>
          <w:sz w:val="20"/>
          <w:szCs w:val="20"/>
          <w:highlight w:val="white"/>
        </w:rPr>
        <w:t xml:space="preserve">The univariate correlations between </w:t>
      </w:r>
      <w:r w:rsidRPr="005B141A">
        <w:rPr>
          <w:rFonts w:ascii="Arial" w:eastAsia="Times New Roman" w:hAnsi="Arial" w:cs="Arial"/>
          <w:i/>
          <w:color w:val="000000" w:themeColor="text1"/>
          <w:sz w:val="20"/>
          <w:szCs w:val="20"/>
          <w:highlight w:val="white"/>
        </w:rPr>
        <w:t xml:space="preserve">Endozoicomonas, </w:t>
      </w:r>
      <w:r w:rsidRPr="005B141A">
        <w:rPr>
          <w:rFonts w:ascii="Arial" w:eastAsia="Times New Roman" w:hAnsi="Arial" w:cs="Arial"/>
          <w:color w:val="000000" w:themeColor="text1"/>
          <w:sz w:val="20"/>
          <w:szCs w:val="20"/>
          <w:highlight w:val="white"/>
        </w:rPr>
        <w:t>host disease susceptibility and growth rate raise the question of the direction of causality by which these factors have become non-randomly associated during coral evolution. Using phylogenetic path analysis (Methods), we compar</w:t>
      </w:r>
      <w:r w:rsidRPr="005B141A">
        <w:rPr>
          <w:rFonts w:ascii="Arial" w:eastAsia="Times New Roman" w:hAnsi="Arial" w:cs="Arial"/>
          <w:color w:val="000000" w:themeColor="text1"/>
          <w:sz w:val="20"/>
          <w:szCs w:val="20"/>
        </w:rPr>
        <w:t xml:space="preserve">ed 14 models of the relationship between </w:t>
      </w:r>
      <w:r w:rsidRPr="005B141A">
        <w:rPr>
          <w:rFonts w:ascii="Arial" w:eastAsia="Times New Roman" w:hAnsi="Arial" w:cs="Arial"/>
          <w:i/>
          <w:color w:val="000000" w:themeColor="text1"/>
          <w:sz w:val="20"/>
          <w:szCs w:val="20"/>
        </w:rPr>
        <w:t xml:space="preserve">Endozoicomonas </w:t>
      </w:r>
      <w:r w:rsidRPr="005B141A">
        <w:rPr>
          <w:rFonts w:ascii="Arial" w:eastAsia="Times New Roman" w:hAnsi="Arial" w:cs="Arial"/>
          <w:color w:val="000000" w:themeColor="text1"/>
          <w:sz w:val="20"/>
          <w:szCs w:val="20"/>
        </w:rPr>
        <w:t>relative abundance, disease susceptibility, and growth rate (Supplementary Data Table 1</w:t>
      </w:r>
      <w:r w:rsidR="001E011D" w:rsidRPr="005B141A">
        <w:rPr>
          <w:rFonts w:ascii="Arial" w:eastAsia="Times New Roman" w:hAnsi="Arial" w:cs="Arial"/>
          <w:color w:val="000000" w:themeColor="text1"/>
          <w:sz w:val="20"/>
          <w:szCs w:val="20"/>
        </w:rPr>
        <w:t>1</w:t>
      </w:r>
      <w:r w:rsidRPr="005B141A">
        <w:rPr>
          <w:rFonts w:ascii="Arial" w:eastAsia="Times New Roman" w:hAnsi="Arial" w:cs="Arial"/>
          <w:color w:val="000000" w:themeColor="text1"/>
          <w:sz w:val="20"/>
          <w:szCs w:val="20"/>
        </w:rPr>
        <w:t xml:space="preserve">a, </w:t>
      </w:r>
      <w:r w:rsidR="00DB72A3" w:rsidRPr="005B141A">
        <w:rPr>
          <w:rFonts w:ascii="Arial" w:eastAsia="Times New Roman" w:hAnsi="Arial" w:cs="Arial"/>
          <w:color w:val="000000" w:themeColor="text1"/>
          <w:sz w:val="20"/>
          <w:szCs w:val="20"/>
        </w:rPr>
        <w:t>Fig. S4</w:t>
      </w:r>
      <w:r w:rsidRPr="005B141A">
        <w:rPr>
          <w:rFonts w:ascii="Arial" w:eastAsia="Times New Roman" w:hAnsi="Arial" w:cs="Arial"/>
          <w:color w:val="000000" w:themeColor="text1"/>
          <w:sz w:val="20"/>
          <w:szCs w:val="20"/>
        </w:rPr>
        <w:t xml:space="preserve">). </w:t>
      </w:r>
    </w:p>
    <w:p w14:paraId="1C3E3430" w14:textId="00265F1C" w:rsidR="007141C2" w:rsidRPr="005B141A" w:rsidRDefault="00961490" w:rsidP="00961490">
      <w:pPr>
        <w:rPr>
          <w:rFonts w:ascii="Arial" w:eastAsia="Times New Roman" w:hAnsi="Arial" w:cs="Arial"/>
          <w:color w:val="000000" w:themeColor="text1"/>
          <w:sz w:val="20"/>
          <w:szCs w:val="20"/>
        </w:rPr>
      </w:pPr>
      <w:r w:rsidRPr="005B141A">
        <w:rPr>
          <w:rFonts w:ascii="Arial" w:eastAsia="Times New Roman" w:hAnsi="Arial" w:cs="Arial"/>
          <w:color w:val="000000" w:themeColor="text1"/>
          <w:sz w:val="20"/>
          <w:szCs w:val="20"/>
        </w:rPr>
        <w:t>As is common in this type of analysis, more than one model was consistent with the data. However, none of the top models using either BM (Supplementary Table 1</w:t>
      </w:r>
      <w:r w:rsidR="001E011D" w:rsidRPr="005B141A">
        <w:rPr>
          <w:rFonts w:ascii="Arial" w:eastAsia="Times New Roman" w:hAnsi="Arial" w:cs="Arial"/>
          <w:color w:val="000000" w:themeColor="text1"/>
          <w:sz w:val="20"/>
          <w:szCs w:val="20"/>
        </w:rPr>
        <w:t>1</w:t>
      </w:r>
      <w:r w:rsidRPr="005B141A">
        <w:rPr>
          <w:rFonts w:ascii="Arial" w:eastAsia="Times New Roman" w:hAnsi="Arial" w:cs="Arial"/>
          <w:color w:val="000000" w:themeColor="text1"/>
          <w:sz w:val="20"/>
          <w:szCs w:val="20"/>
        </w:rPr>
        <w:t xml:space="preserve">b) or </w:t>
      </w:r>
      <w:proofErr w:type="spellStart"/>
      <w:r w:rsidRPr="005B141A">
        <w:rPr>
          <w:rFonts w:ascii="Arial" w:eastAsia="Times New Roman" w:hAnsi="Arial" w:cs="Arial"/>
          <w:color w:val="000000" w:themeColor="text1"/>
          <w:sz w:val="20"/>
          <w:szCs w:val="20"/>
        </w:rPr>
        <w:t>Pagel’s</w:t>
      </w:r>
      <w:proofErr w:type="spellEnd"/>
      <w:r w:rsidRPr="005B141A">
        <w:rPr>
          <w:rFonts w:ascii="Arial" w:eastAsia="Times New Roman" w:hAnsi="Arial" w:cs="Arial"/>
          <w:color w:val="000000" w:themeColor="text1"/>
          <w:sz w:val="20"/>
          <w:szCs w:val="20"/>
        </w:rPr>
        <w:t xml:space="preserve"> lambda (Supplementary Data Table 1</w:t>
      </w:r>
      <w:r w:rsidR="001E011D" w:rsidRPr="005B141A">
        <w:rPr>
          <w:rFonts w:ascii="Arial" w:eastAsia="Times New Roman" w:hAnsi="Arial" w:cs="Arial"/>
          <w:color w:val="000000" w:themeColor="text1"/>
          <w:sz w:val="20"/>
          <w:szCs w:val="20"/>
        </w:rPr>
        <w:t>1</w:t>
      </w:r>
      <w:r w:rsidRPr="005B141A">
        <w:rPr>
          <w:rFonts w:ascii="Arial" w:eastAsia="Times New Roman" w:hAnsi="Arial" w:cs="Arial"/>
          <w:color w:val="000000" w:themeColor="text1"/>
          <w:sz w:val="20"/>
          <w:szCs w:val="20"/>
        </w:rPr>
        <w:t xml:space="preserve">c) suggested that disease influenced growth rate or vice versa without the influence of </w:t>
      </w:r>
      <w:r w:rsidRPr="005B141A">
        <w:rPr>
          <w:rFonts w:ascii="Arial" w:eastAsia="Times New Roman" w:hAnsi="Arial" w:cs="Arial"/>
          <w:i/>
          <w:color w:val="000000" w:themeColor="text1"/>
          <w:sz w:val="20"/>
          <w:szCs w:val="20"/>
        </w:rPr>
        <w:t xml:space="preserve">Endozoicomonas </w:t>
      </w:r>
      <w:r w:rsidRPr="005B141A">
        <w:rPr>
          <w:rFonts w:ascii="Arial" w:eastAsia="Times New Roman" w:hAnsi="Arial" w:cs="Arial"/>
          <w:color w:val="000000" w:themeColor="text1"/>
          <w:sz w:val="20"/>
          <w:szCs w:val="20"/>
        </w:rPr>
        <w:t>(Fig</w:t>
      </w:r>
      <w:r w:rsidR="00DB72A3" w:rsidRPr="005B141A">
        <w:rPr>
          <w:rFonts w:ascii="Arial" w:eastAsia="Times New Roman" w:hAnsi="Arial" w:cs="Arial"/>
          <w:color w:val="000000" w:themeColor="text1"/>
          <w:sz w:val="20"/>
          <w:szCs w:val="20"/>
        </w:rPr>
        <w:t>.</w:t>
      </w:r>
      <w:r w:rsidRPr="005B141A">
        <w:rPr>
          <w:rFonts w:ascii="Arial" w:eastAsia="Times New Roman" w:hAnsi="Arial" w:cs="Arial"/>
          <w:color w:val="000000" w:themeColor="text1"/>
          <w:sz w:val="20"/>
          <w:szCs w:val="20"/>
        </w:rPr>
        <w:t xml:space="preserve"> 3D), and all significant models include </w:t>
      </w:r>
      <w:r w:rsidRPr="005B141A">
        <w:rPr>
          <w:rFonts w:ascii="Arial" w:eastAsia="Times New Roman" w:hAnsi="Arial" w:cs="Arial"/>
          <w:i/>
          <w:color w:val="000000" w:themeColor="text1"/>
          <w:sz w:val="20"/>
          <w:szCs w:val="20"/>
        </w:rPr>
        <w:t>Endozoicomonas</w:t>
      </w:r>
      <w:r w:rsidRPr="005B141A">
        <w:rPr>
          <w:rFonts w:ascii="Arial" w:eastAsia="Times New Roman" w:hAnsi="Arial" w:cs="Arial"/>
          <w:color w:val="000000" w:themeColor="text1"/>
          <w:sz w:val="20"/>
          <w:szCs w:val="20"/>
        </w:rPr>
        <w:t xml:space="preserve">. Thus, while the precise feedback remains to be determined, causality analysis suggests that, in some capacity, </w:t>
      </w:r>
      <w:r w:rsidRPr="005B141A">
        <w:rPr>
          <w:rFonts w:ascii="Arial" w:eastAsia="Times New Roman" w:hAnsi="Arial" w:cs="Arial"/>
          <w:i/>
          <w:color w:val="000000" w:themeColor="text1"/>
          <w:sz w:val="20"/>
          <w:szCs w:val="20"/>
        </w:rPr>
        <w:t>Endozoicomonas</w:t>
      </w:r>
      <w:r w:rsidRPr="005B141A">
        <w:rPr>
          <w:rFonts w:ascii="Arial" w:eastAsia="Times New Roman" w:hAnsi="Arial" w:cs="Arial"/>
          <w:color w:val="000000" w:themeColor="text1"/>
          <w:sz w:val="20"/>
          <w:szCs w:val="20"/>
        </w:rPr>
        <w:t xml:space="preserve"> likely mediates growth rate and disease.</w:t>
      </w:r>
    </w:p>
    <w:p w14:paraId="35133737" w14:textId="3AD96422" w:rsidR="007141C2" w:rsidRPr="00961490" w:rsidRDefault="007141C2" w:rsidP="00961490">
      <w:pPr>
        <w:rPr>
          <w:rFonts w:ascii="Arial" w:eastAsia="Times New Roman" w:hAnsi="Arial" w:cs="Arial"/>
          <w:color w:val="24292F"/>
          <w:sz w:val="20"/>
          <w:szCs w:val="20"/>
          <w:highlight w:val="white"/>
        </w:rPr>
      </w:pPr>
      <w:commentRangeStart w:id="6"/>
      <w:r>
        <w:rPr>
          <w:rFonts w:ascii="Arial" w:eastAsia="Times New Roman" w:hAnsi="Arial" w:cs="Arial"/>
          <w:color w:val="24292F"/>
          <w:sz w:val="20"/>
          <w:szCs w:val="20"/>
        </w:rPr>
        <w:t>Discussion</w:t>
      </w:r>
      <w:commentRangeEnd w:id="6"/>
      <w:r w:rsidR="00D44B56">
        <w:rPr>
          <w:rStyle w:val="CommentReference"/>
          <w:rFonts w:ascii="Times New Roman" w:eastAsia="Times New Roman" w:hAnsi="Times New Roman" w:cs="Times New Roman"/>
        </w:rPr>
        <w:commentReference w:id="6"/>
      </w:r>
    </w:p>
    <w:p w14:paraId="733A4777" w14:textId="39B68FD4"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findings of positive correlations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host growth rate, and host disease susceptibility documented in this study complement and contextualize much of the ongoing work on the mechanisms underlying proposed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metabolic mutualism (39, 43) and suggest that the interaction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with</w:t>
      </w:r>
      <w:r w:rsidR="007141C2">
        <w:rPr>
          <w:rFonts w:ascii="Arial" w:eastAsia="Times New Roman" w:hAnsi="Arial" w:cs="Arial"/>
          <w:sz w:val="20"/>
          <w:szCs w:val="20"/>
        </w:rPr>
        <w:t xml:space="preserve"> </w:t>
      </w:r>
      <w:r w:rsidRPr="00961490">
        <w:rPr>
          <w:rFonts w:ascii="Arial" w:eastAsia="Times New Roman" w:hAnsi="Arial" w:cs="Arial"/>
          <w:sz w:val="20"/>
          <w:szCs w:val="20"/>
        </w:rPr>
        <w:t>coral disease susceptibility deserves greater scrutiny. They also echo findings of correlations between life-history strategy and microbiome structure in other important marine invertebrates, such as that between predator defense and microbial abundance in marine sponges (44).</w:t>
      </w:r>
    </w:p>
    <w:p w14:paraId="7D97DC9F" w14:textId="636F5C94"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mechanism by which corals with high proportions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become more vulnerable to disease are not yet known, but potential explanations fall into three main categories: ecological, structural, or immunological.</w:t>
      </w:r>
    </w:p>
    <w:p w14:paraId="4C66DA3C" w14:textId="423F8956"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Many coral microbes (but not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are thought to protect against pathogenic disease by mechanisms such as antibiotic secretion (24), direct predation (25), jamming of quorum signaling (26), and through physically occupying space close to host tissues that may restrict binding sites for opportunists and pathogens. In theory, it is possible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 may interact with other aspects of coral microbial ecology, thereby reducing microbially-derived host defenses. However,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are frequently observed in discrete CAMAs complicates this possibility, as any effects on microbes outside the local area of these CAMAs would have to rely on indirect consequences of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-coral interactions or secreted factors. Nevertheless, if this hypothesis were correct, the reductions in the 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that are often reported in diseased coral phenotypes (e.g., (37)) would then be adaptive on the part of the host, by allowing proportionally greater growth of other, more protective microbes. This hypothesis could be tested by microbial inoculation experiments that increase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abundances prior to or concurrent with disease exposure, with the prediction that this would increase disease severity (although care must be taken to exclude nutritional benefits from corals directly eating the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confounding the results). More systematic studies of whether high abundances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are </w:t>
      </w:r>
      <w:r w:rsidRPr="00961490">
        <w:rPr>
          <w:rFonts w:ascii="Arial" w:eastAsia="Times New Roman" w:hAnsi="Arial" w:cs="Arial"/>
          <w:sz w:val="20"/>
          <w:szCs w:val="20"/>
        </w:rPr>
        <w:lastRenderedPageBreak/>
        <w:t xml:space="preserve">exclusively found in visible CAMAs could also speak to the plausibility of this ecological hypothesis, by clarifying the likely routes for interaction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other coral-associated microbes.  </w:t>
      </w:r>
    </w:p>
    <w:p w14:paraId="403EB492" w14:textId="1A846D7B"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In addition to ecological interactions, the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 disease susceptibility correlation may also arise </w:t>
      </w:r>
      <w:proofErr w:type="gramStart"/>
      <w:r w:rsidRPr="00961490">
        <w:rPr>
          <w:rFonts w:ascii="Arial" w:eastAsia="Times New Roman" w:hAnsi="Arial" w:cs="Arial"/>
          <w:sz w:val="20"/>
          <w:szCs w:val="20"/>
        </w:rPr>
        <w:t>as a result of</w:t>
      </w:r>
      <w:proofErr w:type="gramEnd"/>
      <w:r w:rsidRPr="00961490">
        <w:rPr>
          <w:rFonts w:ascii="Arial" w:eastAsia="Times New Roman" w:hAnsi="Arial" w:cs="Arial"/>
          <w:sz w:val="20"/>
          <w:szCs w:val="20"/>
        </w:rPr>
        <w:t xml:space="preserve"> host traits that are permissive for the formation of microbial aggregates. As the cellular processes involved in establishing mutualism, commensalism and pathogenesis often overlap, the same host-microbe interactions that allow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and some other microbes like</w:t>
      </w:r>
      <w:r w:rsidRPr="00961490">
        <w:rPr>
          <w:rFonts w:ascii="Arial" w:eastAsia="Times New Roman" w:hAnsi="Arial" w:cs="Arial"/>
          <w:i/>
          <w:sz w:val="20"/>
          <w:szCs w:val="20"/>
        </w:rPr>
        <w:t xml:space="preserve"> </w:t>
      </w:r>
      <w:proofErr w:type="spellStart"/>
      <w:r w:rsidRPr="00961490">
        <w:rPr>
          <w:rFonts w:ascii="Arial" w:eastAsia="Times New Roman" w:hAnsi="Arial" w:cs="Arial"/>
          <w:i/>
          <w:sz w:val="20"/>
          <w:szCs w:val="20"/>
        </w:rPr>
        <w:t>Simkania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(43) to aggregate within coral tissues may also be more permissive towards invasion by pathogens. So far known coral pathogens have not been reported to be present within CAMAs. However, other structural mechanisms are possible.  For example, the density, morphology, or diversity of septate junctions — which form epithelial barriers </w:t>
      </w:r>
      <w:proofErr w:type="gramStart"/>
      <w:r w:rsidRPr="00961490">
        <w:rPr>
          <w:rFonts w:ascii="Arial" w:eastAsia="Times New Roman" w:hAnsi="Arial" w:cs="Arial"/>
          <w:sz w:val="20"/>
          <w:szCs w:val="20"/>
        </w:rPr>
        <w:t>similar to</w:t>
      </w:r>
      <w:proofErr w:type="gramEnd"/>
      <w:r w:rsidRPr="00961490">
        <w:rPr>
          <w:rFonts w:ascii="Arial" w:eastAsia="Times New Roman" w:hAnsi="Arial" w:cs="Arial"/>
          <w:sz w:val="20"/>
          <w:szCs w:val="20"/>
        </w:rPr>
        <w:t xml:space="preserve"> tight junctions in chordates (45) — might, in theory, influence the ability of both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and pathogenic microbes to enter coral tissues. This idea could be tested by examining cellular morphology, sequence similarity, and/or gene expression of septate junctions and their constituent components in coral species in which CAMAs did or did not form. </w:t>
      </w:r>
    </w:p>
    <w:p w14:paraId="25A459A1" w14:textId="217600F3"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Finally, it is possible that coral immunological strategies that permit symbiosis with high abundances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also tend to make corals more vulnerable to pathogens. Coral species vary in immune investment (as measured by immune parameters like melanin abundance, </w:t>
      </w:r>
      <w:proofErr w:type="spellStart"/>
      <w:r w:rsidRPr="00961490">
        <w:rPr>
          <w:rFonts w:ascii="Arial" w:eastAsia="Times New Roman" w:hAnsi="Arial" w:cs="Arial"/>
          <w:sz w:val="20"/>
          <w:szCs w:val="20"/>
        </w:rPr>
        <w:t>phenoloxidase</w:t>
      </w:r>
      <w:proofErr w:type="spellEnd"/>
      <w:r w:rsidRPr="00961490">
        <w:rPr>
          <w:rFonts w:ascii="Arial" w:eastAsia="Times New Roman" w:hAnsi="Arial" w:cs="Arial"/>
          <w:sz w:val="20"/>
          <w:szCs w:val="20"/>
        </w:rPr>
        <w:t xml:space="preserve"> activity, etc</w:t>
      </w:r>
      <w:r>
        <w:rPr>
          <w:rFonts w:ascii="Arial" w:eastAsia="Times New Roman" w:hAnsi="Arial" w:cs="Arial"/>
          <w:sz w:val="20"/>
          <w:szCs w:val="20"/>
        </w:rPr>
        <w:t>.</w:t>
      </w:r>
      <w:r w:rsidRPr="00961490">
        <w:rPr>
          <w:rFonts w:ascii="Arial" w:eastAsia="Times New Roman" w:hAnsi="Arial" w:cs="Arial"/>
          <w:sz w:val="20"/>
          <w:szCs w:val="20"/>
        </w:rPr>
        <w:t xml:space="preserve">), and low immune investment has been observed to correlate with disease susceptibility (46). Some theory predicts that the evolution of more permissive immunological strategies is favored by symbionts that provide metabolic benefits to the host (47). In corals specifically, immune repertoires in key gene families such as TIR-domain containing genes vary greatly between species, which has been hypothesized to influence microbiome structure (48). Indeed, in sequenced coral genomes the copy number of some of these, such as IL-1R receptors, appear to correlate with several features of coral microbiomes, including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 (49). Thus,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may</w:t>
      </w:r>
      <w:r w:rsidRPr="00961490">
        <w:rPr>
          <w:rFonts w:ascii="Arial" w:eastAsia="Times New Roman" w:hAnsi="Arial" w:cs="Arial"/>
          <w:i/>
          <w:sz w:val="20"/>
          <w:szCs w:val="20"/>
        </w:rPr>
        <w:t xml:space="preserve"> </w:t>
      </w:r>
      <w:r w:rsidRPr="00961490">
        <w:rPr>
          <w:rFonts w:ascii="Arial" w:eastAsia="Times New Roman" w:hAnsi="Arial" w:cs="Arial"/>
          <w:sz w:val="20"/>
          <w:szCs w:val="20"/>
        </w:rPr>
        <w:t>promote lower immune investment in corals, which in turn increases disease susceptibility. This hypothesis could be tested by comparing the length of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associations, to see whether longer histories of association lead to low immune investment, or by examining selection on innate immune genes in low vs. high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coral lineages (e.g., by </w:t>
      </w:r>
      <w:proofErr w:type="spellStart"/>
      <w:r w:rsidRPr="00961490">
        <w:rPr>
          <w:rFonts w:ascii="Arial" w:eastAsia="Times New Roman" w:hAnsi="Arial" w:cs="Arial"/>
          <w:sz w:val="20"/>
          <w:szCs w:val="20"/>
        </w:rPr>
        <w:t>dN</w:t>
      </w:r>
      <w:proofErr w:type="spellEnd"/>
      <w:r w:rsidRPr="00961490">
        <w:rPr>
          <w:rFonts w:ascii="Arial" w:eastAsia="Times New Roman" w:hAnsi="Arial" w:cs="Arial"/>
          <w:sz w:val="20"/>
          <w:szCs w:val="20"/>
        </w:rPr>
        <w:t>/</w:t>
      </w:r>
      <w:proofErr w:type="spellStart"/>
      <w:r w:rsidRPr="00961490">
        <w:rPr>
          <w:rFonts w:ascii="Arial" w:eastAsia="Times New Roman" w:hAnsi="Arial" w:cs="Arial"/>
          <w:sz w:val="20"/>
          <w:szCs w:val="20"/>
        </w:rPr>
        <w:t>dS</w:t>
      </w:r>
      <w:proofErr w:type="spellEnd"/>
      <w:r w:rsidRPr="00961490">
        <w:rPr>
          <w:rFonts w:ascii="Arial" w:eastAsia="Times New Roman" w:hAnsi="Arial" w:cs="Arial"/>
          <w:sz w:val="20"/>
          <w:szCs w:val="20"/>
        </w:rPr>
        <w:t xml:space="preserve"> ratios).</w:t>
      </w:r>
    </w:p>
    <w:p w14:paraId="3C5DDDFA" w14:textId="7CEF706D"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A related immunological explanation would occur if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itself achieves high abundances by suppressing aspects of host immunity. Genomic studies of host-associated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identified variation in the proportion of eukaryote-derived genes and domains as a key feature of strain variation, including some domains thought to suppress immunity-induced apoptosis (50). If representatives of those different strains could be cultured, experiments adding exogenous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might clarify whether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strains have any direct effects on coral immunity, and if so whether they differ from strain to strain.</w:t>
      </w:r>
    </w:p>
    <w:p w14:paraId="087F21B3" w14:textId="08B90641"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Conclusions. </w:t>
      </w:r>
      <w:r w:rsidRPr="00961490">
        <w:rPr>
          <w:rFonts w:ascii="Arial" w:eastAsia="Times New Roman" w:hAnsi="Arial" w:cs="Arial"/>
          <w:sz w:val="20"/>
          <w:szCs w:val="20"/>
        </w:rPr>
        <w:t xml:space="preserve">Animals evolved in a microbial world. The resulting interactions between animal hosts and their associated microbes influence organismal fitness, and the history of these interactions across generations may influence eco-evolutionary patterns. Using evolutionary analyses of coral microbiomes, we provide evidence that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may mediate growth vs. disease resistance (defensive) tradeoffs. While further manipulative studies are necessary to confirm this finding and determine the directionality of the relationship, evidence for this trend across the coral tree of life is </w:t>
      </w:r>
      <w:commentRangeStart w:id="7"/>
      <w:r w:rsidRPr="00961490">
        <w:rPr>
          <w:rFonts w:ascii="Arial" w:eastAsia="Times New Roman" w:hAnsi="Arial" w:cs="Arial"/>
          <w:sz w:val="20"/>
          <w:szCs w:val="20"/>
        </w:rPr>
        <w:t>compelling</w:t>
      </w:r>
      <w:commentRangeEnd w:id="7"/>
      <w:r w:rsidR="00D44B56">
        <w:rPr>
          <w:rStyle w:val="CommentReference"/>
          <w:rFonts w:ascii="Times New Roman" w:eastAsia="Times New Roman" w:hAnsi="Times New Roman" w:cs="Times New Roman"/>
        </w:rPr>
        <w:commentReference w:id="7"/>
      </w:r>
      <w:r w:rsidRPr="00961490">
        <w:rPr>
          <w:rFonts w:ascii="Arial" w:eastAsia="Times New Roman" w:hAnsi="Arial" w:cs="Arial"/>
          <w:sz w:val="20"/>
          <w:szCs w:val="20"/>
        </w:rPr>
        <w:t xml:space="preserve">. </w:t>
      </w:r>
    </w:p>
    <w:p w14:paraId="7E70A7CE" w14:textId="667A477D"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Our comparative approach suggests that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-dominated lineages of corals may grow more quickly under ideal conditions but are more likely to succumb to coral disease. Because much other work has shown that coral disease is exacerbated by global and local stressors such as climate-change driven heat waves or local pollution events (33, 38), this may make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dominated coral especially vulnerable to environmental change (Fig</w:t>
      </w:r>
      <w:r w:rsidR="00DB72A3">
        <w:rPr>
          <w:rFonts w:ascii="Arial" w:eastAsia="Times New Roman" w:hAnsi="Arial" w:cs="Arial"/>
          <w:sz w:val="20"/>
          <w:szCs w:val="20"/>
        </w:rPr>
        <w:t>.</w:t>
      </w:r>
      <w:r w:rsidRPr="00961490">
        <w:rPr>
          <w:rFonts w:ascii="Arial" w:eastAsia="Times New Roman" w:hAnsi="Arial" w:cs="Arial"/>
          <w:sz w:val="20"/>
          <w:szCs w:val="20"/>
        </w:rPr>
        <w:t xml:space="preserve"> 4). </w:t>
      </w:r>
    </w:p>
    <w:p w14:paraId="2D9CAB3F" w14:textId="69C6DBED" w:rsidR="00961490" w:rsidRDefault="00961490" w:rsidP="00961490">
      <w:pPr>
        <w:rPr>
          <w:rFonts w:ascii="Arial" w:eastAsia="Times New Roman" w:hAnsi="Arial" w:cs="Arial"/>
          <w:sz w:val="20"/>
          <w:szCs w:val="20"/>
        </w:rPr>
      </w:pPr>
      <w:r w:rsidRPr="00961490">
        <w:rPr>
          <w:rFonts w:ascii="Arial" w:eastAsia="Times New Roman" w:hAnsi="Arial" w:cs="Arial"/>
          <w:sz w:val="20"/>
          <w:szCs w:val="20"/>
        </w:rPr>
        <w:lastRenderedPageBreak/>
        <w:t xml:space="preserve">If microbial symbiosis does play a causal role in coral life history tradeoffs in the present day, then identifying microbes underlying those tradeoffs may benefit microbiome manipulation for targeted coral conservation and restoration strategies. For example, microbial screening (e.g., (51)) could help identify </w:t>
      </w:r>
      <w:r w:rsidRPr="00961490">
        <w:rPr>
          <w:rFonts w:ascii="Arial" w:eastAsia="Times New Roman" w:hAnsi="Arial" w:cs="Arial"/>
          <w:i/>
          <w:sz w:val="20"/>
          <w:szCs w:val="20"/>
        </w:rPr>
        <w:t>Endozoicomonas</w:t>
      </w:r>
      <w:r w:rsidRPr="00961490">
        <w:rPr>
          <w:rFonts w:ascii="Arial" w:eastAsia="Times New Roman" w:hAnsi="Arial" w:cs="Arial"/>
          <w:sz w:val="20"/>
          <w:szCs w:val="20"/>
        </w:rPr>
        <w:t>-dominated coral species or populations that may be more susceptible to disease and drive the conservation and protection of these individuals or their habitats. Identif</w:t>
      </w:r>
      <w:r w:rsidR="000F0E29">
        <w:rPr>
          <w:rFonts w:ascii="Arial" w:eastAsia="Times New Roman" w:hAnsi="Arial" w:cs="Arial"/>
          <w:sz w:val="20"/>
          <w:szCs w:val="20"/>
        </w:rPr>
        <w:t xml:space="preserve">ication of </w:t>
      </w:r>
      <w:r w:rsidRPr="00961490">
        <w:rPr>
          <w:rFonts w:ascii="Arial" w:eastAsia="Times New Roman" w:hAnsi="Arial" w:cs="Arial"/>
          <w:sz w:val="20"/>
          <w:szCs w:val="20"/>
        </w:rPr>
        <w:t>these target corals is perhaps most relevant for coral restoration initiatives that include breeding, nursery propagation and out</w:t>
      </w:r>
      <w:r w:rsidR="000F0E29">
        <w:rPr>
          <w:rFonts w:ascii="Arial" w:eastAsia="Times New Roman" w:hAnsi="Arial" w:cs="Arial"/>
          <w:sz w:val="20"/>
          <w:szCs w:val="20"/>
        </w:rPr>
        <w:t>-</w:t>
      </w:r>
      <w:r w:rsidRPr="00961490">
        <w:rPr>
          <w:rFonts w:ascii="Arial" w:eastAsia="Times New Roman" w:hAnsi="Arial" w:cs="Arial"/>
          <w:sz w:val="20"/>
          <w:szCs w:val="20"/>
        </w:rPr>
        <w:t xml:space="preserve">planting, where coral health is monitored closely and predicting disease susceptibility can inform decision-making. Depending on the mechanism underlying the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disease susceptibility correlations reported here, </w:t>
      </w:r>
      <w:r w:rsidRPr="00961490">
        <w:rPr>
          <w:rFonts w:ascii="Arial" w:eastAsia="Times New Roman" w:hAnsi="Arial" w:cs="Arial"/>
          <w:i/>
          <w:sz w:val="20"/>
          <w:szCs w:val="20"/>
        </w:rPr>
        <w:t>Endozoicomonas</w:t>
      </w:r>
      <w:r w:rsidRPr="00961490">
        <w:rPr>
          <w:rFonts w:ascii="Arial" w:eastAsia="Times New Roman" w:hAnsi="Arial" w:cs="Arial"/>
          <w:sz w:val="20"/>
          <w:szCs w:val="20"/>
        </w:rPr>
        <w:t>-dominated corals may further represent strong candidates for microbiome engineering (e.g., human-assisted manipulation of host-associated microbes (52) or the application of probiotics (14, 53)) to enhance host resilience in anticipation of stress events by decreasing microbiome dominance. That said, we emphasize that microbiome manipulation and other restoration initiatives are not replacements for efforts to decarbonize global economies to limit greenhouse gas emissions.</w:t>
      </w:r>
    </w:p>
    <w:p w14:paraId="36E04416" w14:textId="74C95450" w:rsidR="00980C22"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results presented here provide the first evidence of a likely microbe-mediated life-history tradeoff in </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corals. Further exploration of this and other such potential tradeoffs may shed light on the evolutionary interplay between microbes and the physiology and ecology of their animal hosts.</w:t>
      </w:r>
    </w:p>
    <w:p w14:paraId="3C2712AB" w14:textId="2D7D416E" w:rsidR="00E6133D" w:rsidDel="007141C2" w:rsidRDefault="007141C2" w:rsidP="00961490">
      <w:pPr>
        <w:pBdr>
          <w:top w:val="nil"/>
          <w:left w:val="nil"/>
          <w:bottom w:val="nil"/>
          <w:right w:val="nil"/>
          <w:between w:val="nil"/>
        </w:pBdr>
        <w:spacing w:after="0"/>
        <w:rPr>
          <w:del w:id="8" w:author="Microsoft Office User" w:date="2023-07-10T11:40:00Z"/>
          <w:rFonts w:ascii="Arial" w:hAnsi="Arial" w:cs="Arial"/>
          <w:b/>
          <w:color w:val="000000"/>
          <w:sz w:val="20"/>
          <w:szCs w:val="20"/>
        </w:rPr>
      </w:pPr>
      <w:ins w:id="9" w:author="Microsoft Office User" w:date="2023-07-10T11:40:00Z">
        <w:r>
          <w:rPr>
            <w:rFonts w:ascii="Arial" w:hAnsi="Arial" w:cs="Arial"/>
            <w:b/>
            <w:color w:val="000000"/>
            <w:sz w:val="20"/>
            <w:szCs w:val="20"/>
          </w:rPr>
          <w:t>Online Methods</w:t>
        </w:r>
      </w:ins>
      <w:del w:id="10" w:author="Microsoft Office User" w:date="2023-07-10T11:40:00Z">
        <w:r w:rsidR="00E6133D" w:rsidRPr="00F649EE" w:rsidDel="007141C2">
          <w:rPr>
            <w:rFonts w:ascii="Arial" w:hAnsi="Arial" w:cs="Arial"/>
            <w:b/>
            <w:color w:val="000000"/>
            <w:sz w:val="20"/>
            <w:szCs w:val="20"/>
          </w:rPr>
          <w:delText>Materials and Methods</w:delText>
        </w:r>
      </w:del>
    </w:p>
    <w:p w14:paraId="154FF09C" w14:textId="77777777" w:rsidR="007141C2" w:rsidRDefault="007141C2" w:rsidP="00961490">
      <w:pPr>
        <w:pBdr>
          <w:top w:val="nil"/>
          <w:left w:val="nil"/>
          <w:bottom w:val="nil"/>
          <w:right w:val="nil"/>
          <w:between w:val="nil"/>
        </w:pBdr>
        <w:spacing w:after="0"/>
        <w:rPr>
          <w:ins w:id="11" w:author="Microsoft Office User" w:date="2023-07-10T11:40:00Z"/>
          <w:rFonts w:ascii="Arial" w:hAnsi="Arial" w:cs="Arial"/>
          <w:b/>
          <w:color w:val="000000"/>
          <w:sz w:val="20"/>
          <w:szCs w:val="20"/>
        </w:rPr>
      </w:pPr>
    </w:p>
    <w:p w14:paraId="22533BFD" w14:textId="77777777" w:rsidR="00961490" w:rsidRPr="00961490" w:rsidRDefault="00961490" w:rsidP="00961490">
      <w:pPr>
        <w:pBdr>
          <w:top w:val="nil"/>
          <w:left w:val="nil"/>
          <w:bottom w:val="nil"/>
          <w:right w:val="nil"/>
          <w:between w:val="nil"/>
        </w:pBdr>
        <w:spacing w:after="0"/>
        <w:rPr>
          <w:rFonts w:ascii="Arial" w:hAnsi="Arial" w:cs="Arial"/>
          <w:color w:val="000000"/>
          <w:sz w:val="20"/>
          <w:szCs w:val="20"/>
        </w:rPr>
      </w:pPr>
    </w:p>
    <w:p w14:paraId="3A629E4E" w14:textId="7C60E445"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Coral sample collection and 16S rRNA pre-processing. </w:t>
      </w:r>
      <w:r w:rsidRPr="00961490">
        <w:rPr>
          <w:rFonts w:ascii="Arial" w:eastAsia="Times New Roman" w:hAnsi="Arial" w:cs="Arial"/>
          <w:sz w:val="20"/>
          <w:szCs w:val="20"/>
        </w:rPr>
        <w:t xml:space="preserve">16S rRNA sequence data was obtained from visibly healthy coral DNA extractions collected and processed for the Global Coral Microbiome Project (GCMP). This included coral samples taken from eastern and western Australia that were used in a previous study by Pollock and co-authors (16) in addition to coral samples taken from the Red Sea, Indian Ocean, Coral Triangle, Caribbean, and Eastern Pacific. All samples compared in this study were collected, processed, and sequenced using consistent protocols as outlined below. In total, 1,440 coral, outgroup, and environmental samples were collected. Of these GCMP samples, the 1,283 </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coral and outgroup samples were used in the present study (Supplementary Data Table 1a). These comprise 132 species and 64 genera of corals originating from 42 reefs spanning the Pacific, Indian, and Atlantic oceans. </w:t>
      </w:r>
    </w:p>
    <w:p w14:paraId="20A1B39B" w14:textId="4E5DEE16"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collection and processing of these coral samples followed the methods outlined in Pollock et al (16) and are compatible with samples processed for the Earth Microbiome Project (54). Briefly, three coral compartments were targeted for each sample: tissue, mucus, and skeleton. Mucus was released through agitation of coral surface using a blunt 10mL syringe for approximately 30 seconds and collected via suction into a cryogenic vial. Small coral fragments were collected by hammer and chisel or bone shears for both tissue and skeleton samples into sterile </w:t>
      </w:r>
      <w:proofErr w:type="spellStart"/>
      <w:r w:rsidRPr="00961490">
        <w:rPr>
          <w:rFonts w:ascii="Arial" w:eastAsia="Times New Roman" w:hAnsi="Arial" w:cs="Arial"/>
          <w:sz w:val="20"/>
          <w:szCs w:val="20"/>
        </w:rPr>
        <w:t>WhirlPaks</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Nasco</w:t>
      </w:r>
      <w:proofErr w:type="spellEnd"/>
      <w:r w:rsidRPr="00961490">
        <w:rPr>
          <w:rFonts w:ascii="Arial" w:eastAsia="Times New Roman" w:hAnsi="Arial" w:cs="Arial"/>
          <w:sz w:val="20"/>
          <w:szCs w:val="20"/>
        </w:rPr>
        <w:t xml:space="preserve"> Sampling, Madison, WI). All samples were frozen in liquid nitrogen on immediate return to the surface prior to processing. In the laboratory, snap frozen coral fragments were washed with sterile seawater and the tissue was separated from skeleton using sterilized pressurized air at between 800-2000 PSI. Tissue and skeleton samples were then preserved in </w:t>
      </w:r>
      <w:proofErr w:type="spellStart"/>
      <w:r w:rsidRPr="00961490">
        <w:rPr>
          <w:rFonts w:ascii="Arial" w:eastAsia="Times New Roman" w:hAnsi="Arial" w:cs="Arial"/>
          <w:sz w:val="20"/>
          <w:szCs w:val="20"/>
        </w:rPr>
        <w:t>PowerSoil</w:t>
      </w:r>
      <w:proofErr w:type="spellEnd"/>
      <w:r w:rsidRPr="00961490">
        <w:rPr>
          <w:rFonts w:ascii="Arial" w:eastAsia="Times New Roman" w:hAnsi="Arial" w:cs="Arial"/>
          <w:sz w:val="20"/>
          <w:szCs w:val="20"/>
        </w:rPr>
        <w:t xml:space="preserve"> DNA Isolation kit (</w:t>
      </w:r>
      <w:proofErr w:type="spellStart"/>
      <w:r w:rsidRPr="00961490">
        <w:rPr>
          <w:rFonts w:ascii="Arial" w:eastAsia="Times New Roman" w:hAnsi="Arial" w:cs="Arial"/>
          <w:sz w:val="20"/>
          <w:szCs w:val="20"/>
        </w:rPr>
        <w:t>MoBio</w:t>
      </w:r>
      <w:proofErr w:type="spellEnd"/>
      <w:r w:rsidRPr="00961490">
        <w:rPr>
          <w:rFonts w:ascii="Arial" w:eastAsia="Times New Roman" w:hAnsi="Arial" w:cs="Arial"/>
          <w:sz w:val="20"/>
          <w:szCs w:val="20"/>
        </w:rPr>
        <w:t xml:space="preserve"> Laboratories, Carlsbad, CA; now Qiagen, Venlo, Netherlands) bead tubes, which contain a guanidinium preservative, and stored at -80</w:t>
      </w:r>
      <w:r w:rsidRPr="00961490">
        <w:rPr>
          <w:rFonts w:ascii="Cambria Math" w:eastAsia="Times New Roman" w:hAnsi="Cambria Math" w:cs="Cambria Math"/>
          <w:sz w:val="20"/>
          <w:szCs w:val="20"/>
        </w:rPr>
        <w:t>℃</w:t>
      </w:r>
      <w:r w:rsidRPr="00961490">
        <w:rPr>
          <w:rFonts w:ascii="Arial" w:eastAsia="Times New Roman" w:hAnsi="Arial" w:cs="Arial"/>
          <w:sz w:val="20"/>
          <w:szCs w:val="20"/>
        </w:rPr>
        <w:t xml:space="preserve"> to await further processing. Outgroup non-</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Anthozoans were also opportunistically collected and stored similarly, including healthy samples of the genera </w:t>
      </w:r>
      <w:proofErr w:type="spellStart"/>
      <w:r w:rsidRPr="00961490">
        <w:rPr>
          <w:rFonts w:ascii="Arial" w:eastAsia="Times New Roman" w:hAnsi="Arial" w:cs="Arial"/>
          <w:i/>
          <w:sz w:val="20"/>
          <w:szCs w:val="20"/>
        </w:rPr>
        <w:t>Millepora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(hydrozoan fire coral), </w:t>
      </w:r>
      <w:proofErr w:type="spellStart"/>
      <w:r w:rsidRPr="00961490">
        <w:rPr>
          <w:rFonts w:ascii="Arial" w:eastAsia="Times New Roman" w:hAnsi="Arial" w:cs="Arial"/>
          <w:i/>
          <w:sz w:val="20"/>
          <w:szCs w:val="20"/>
        </w:rPr>
        <w:t>Palythoa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(zoanthid), </w:t>
      </w:r>
      <w:proofErr w:type="spellStart"/>
      <w:r w:rsidRPr="00961490">
        <w:rPr>
          <w:rFonts w:ascii="Arial" w:eastAsia="Times New Roman" w:hAnsi="Arial" w:cs="Arial"/>
          <w:i/>
          <w:sz w:val="20"/>
          <w:szCs w:val="20"/>
        </w:rPr>
        <w:t>Heliopora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(blue coral), </w:t>
      </w:r>
      <w:proofErr w:type="spellStart"/>
      <w:r w:rsidRPr="00961490">
        <w:rPr>
          <w:rFonts w:ascii="Arial" w:eastAsia="Times New Roman" w:hAnsi="Arial" w:cs="Arial"/>
          <w:i/>
          <w:sz w:val="20"/>
          <w:szCs w:val="20"/>
        </w:rPr>
        <w:t>Tubipora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(organ pipe coral), and </w:t>
      </w:r>
      <w:r w:rsidRPr="00961490">
        <w:rPr>
          <w:rFonts w:ascii="Arial" w:eastAsia="Times New Roman" w:hAnsi="Arial" w:cs="Arial"/>
          <w:i/>
          <w:sz w:val="20"/>
          <w:szCs w:val="20"/>
        </w:rPr>
        <w:t xml:space="preserve">Xenia </w:t>
      </w:r>
      <w:r w:rsidRPr="00961490">
        <w:rPr>
          <w:rFonts w:ascii="Arial" w:eastAsia="Times New Roman" w:hAnsi="Arial" w:cs="Arial"/>
          <w:sz w:val="20"/>
          <w:szCs w:val="20"/>
        </w:rPr>
        <w:t xml:space="preserve">and </w:t>
      </w:r>
      <w:proofErr w:type="spellStart"/>
      <w:r w:rsidRPr="00961490">
        <w:rPr>
          <w:rFonts w:ascii="Arial" w:eastAsia="Times New Roman" w:hAnsi="Arial" w:cs="Arial"/>
          <w:i/>
          <w:sz w:val="20"/>
          <w:szCs w:val="20"/>
        </w:rPr>
        <w:t>Lobophytum</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(soft corals). </w:t>
      </w:r>
    </w:p>
    <w:p w14:paraId="5D6AE7AF" w14:textId="0483958B"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Bacterial and archaeal DNA were extracted using the </w:t>
      </w:r>
      <w:proofErr w:type="spellStart"/>
      <w:r w:rsidRPr="00961490">
        <w:rPr>
          <w:rFonts w:ascii="Arial" w:eastAsia="Times New Roman" w:hAnsi="Arial" w:cs="Arial"/>
          <w:sz w:val="20"/>
          <w:szCs w:val="20"/>
        </w:rPr>
        <w:t>PowerSoil</w:t>
      </w:r>
      <w:proofErr w:type="spellEnd"/>
      <w:r w:rsidRPr="00961490">
        <w:rPr>
          <w:rFonts w:ascii="Arial" w:eastAsia="Times New Roman" w:hAnsi="Arial" w:cs="Arial"/>
          <w:sz w:val="20"/>
          <w:szCs w:val="20"/>
        </w:rPr>
        <w:t xml:space="preserve"> DNA Isolation Kit (</w:t>
      </w:r>
      <w:proofErr w:type="spellStart"/>
      <w:r w:rsidRPr="00961490">
        <w:rPr>
          <w:rFonts w:ascii="Arial" w:eastAsia="Times New Roman" w:hAnsi="Arial" w:cs="Arial"/>
          <w:sz w:val="20"/>
          <w:szCs w:val="20"/>
        </w:rPr>
        <w:t>MoBio</w:t>
      </w:r>
      <w:proofErr w:type="spellEnd"/>
      <w:r w:rsidRPr="00961490">
        <w:rPr>
          <w:rFonts w:ascii="Arial" w:eastAsia="Times New Roman" w:hAnsi="Arial" w:cs="Arial"/>
          <w:sz w:val="20"/>
          <w:szCs w:val="20"/>
        </w:rPr>
        <w:t xml:space="preserve"> Laboratories, Carlsbad, CA; now Qiagen, Venlo, Netherlands). To select for the 16S rRNA V4 gene region, polymerase chain reaction (PCR) was performed using the following primers with </w:t>
      </w:r>
      <w:proofErr w:type="spellStart"/>
      <w:r w:rsidRPr="00961490">
        <w:rPr>
          <w:rFonts w:ascii="Arial" w:eastAsia="Times New Roman" w:hAnsi="Arial" w:cs="Arial"/>
          <w:sz w:val="20"/>
          <w:szCs w:val="20"/>
        </w:rPr>
        <w:t>illumina</w:t>
      </w:r>
      <w:proofErr w:type="spellEnd"/>
      <w:r w:rsidRPr="00961490">
        <w:rPr>
          <w:rFonts w:ascii="Arial" w:eastAsia="Times New Roman" w:hAnsi="Arial" w:cs="Arial"/>
          <w:sz w:val="20"/>
          <w:szCs w:val="20"/>
        </w:rPr>
        <w:t xml:space="preserve"> adapter sequences (underlined) at the 5’ ends: 5</w:t>
      </w:r>
      <w:r w:rsidRPr="00961490">
        <w:rPr>
          <w:rFonts w:ascii="Arial" w:eastAsia="Times New Roman" w:hAnsi="Arial" w:cs="Arial"/>
          <w:color w:val="222222"/>
          <w:sz w:val="20"/>
          <w:szCs w:val="20"/>
          <w:highlight w:val="white"/>
        </w:rPr>
        <w:t xml:space="preserve">15F </w:t>
      </w:r>
      <w:r w:rsidRPr="00961490">
        <w:rPr>
          <w:rFonts w:ascii="Arial" w:eastAsia="Times New Roman" w:hAnsi="Arial" w:cs="Arial"/>
          <w:sz w:val="20"/>
          <w:szCs w:val="20"/>
        </w:rPr>
        <w:t>(55)</w:t>
      </w:r>
      <w:r w:rsidRPr="00961490">
        <w:rPr>
          <w:rFonts w:ascii="Arial" w:eastAsia="Gungsuh" w:hAnsi="Arial" w:cs="Arial"/>
          <w:color w:val="222222"/>
          <w:sz w:val="20"/>
          <w:szCs w:val="20"/>
          <w:highlight w:val="white"/>
        </w:rPr>
        <w:t xml:space="preserve"> 5′−</w:t>
      </w:r>
      <w:r w:rsidRPr="00961490">
        <w:rPr>
          <w:rFonts w:ascii="Arial" w:eastAsia="Times New Roman" w:hAnsi="Arial" w:cs="Arial"/>
          <w:sz w:val="20"/>
          <w:szCs w:val="20"/>
        </w:rPr>
        <w:t xml:space="preserve"> </w:t>
      </w:r>
      <w:r w:rsidRPr="00961490">
        <w:rPr>
          <w:rFonts w:ascii="Arial" w:eastAsia="Times New Roman" w:hAnsi="Arial" w:cs="Arial"/>
          <w:sz w:val="20"/>
          <w:szCs w:val="20"/>
          <w:u w:val="single"/>
        </w:rPr>
        <w:t xml:space="preserve">TCG </w:t>
      </w:r>
      <w:proofErr w:type="spellStart"/>
      <w:r w:rsidRPr="00961490">
        <w:rPr>
          <w:rFonts w:ascii="Arial" w:eastAsia="Times New Roman" w:hAnsi="Arial" w:cs="Arial"/>
          <w:sz w:val="20"/>
          <w:szCs w:val="20"/>
          <w:u w:val="single"/>
        </w:rPr>
        <w:t>TCG</w:t>
      </w:r>
      <w:proofErr w:type="spellEnd"/>
      <w:r w:rsidRPr="00961490">
        <w:rPr>
          <w:rFonts w:ascii="Arial" w:eastAsia="Times New Roman" w:hAnsi="Arial" w:cs="Arial"/>
          <w:sz w:val="20"/>
          <w:szCs w:val="20"/>
          <w:u w:val="single"/>
        </w:rPr>
        <w:t xml:space="preserve"> GCA GCG TCA GAT GTG TAT AAG AGA CAG </w:t>
      </w:r>
      <w:r w:rsidRPr="00961490">
        <w:rPr>
          <w:rFonts w:ascii="Arial" w:eastAsia="Times New Roman" w:hAnsi="Arial" w:cs="Arial"/>
          <w:sz w:val="20"/>
          <w:szCs w:val="20"/>
        </w:rPr>
        <w:t xml:space="preserve">GTG YCA GCM GCC GCG GTA A </w:t>
      </w:r>
      <w:r w:rsidRPr="00961490">
        <w:rPr>
          <w:rFonts w:ascii="Arial" w:eastAsia="Gungsuh" w:hAnsi="Arial" w:cs="Arial"/>
          <w:color w:val="222222"/>
          <w:sz w:val="20"/>
          <w:szCs w:val="20"/>
          <w:highlight w:val="white"/>
        </w:rPr>
        <w:t xml:space="preserve">−3′ </w:t>
      </w:r>
      <w:r w:rsidRPr="00961490">
        <w:rPr>
          <w:rFonts w:ascii="Arial" w:eastAsia="Times New Roman" w:hAnsi="Arial" w:cs="Arial"/>
          <w:color w:val="222222"/>
          <w:sz w:val="20"/>
          <w:szCs w:val="20"/>
          <w:highlight w:val="white"/>
        </w:rPr>
        <w:t xml:space="preserve">and 806R </w:t>
      </w:r>
      <w:r w:rsidRPr="00961490">
        <w:rPr>
          <w:rFonts w:ascii="Arial" w:eastAsia="Times New Roman" w:hAnsi="Arial" w:cs="Arial"/>
          <w:sz w:val="20"/>
          <w:szCs w:val="20"/>
        </w:rPr>
        <w:t>(56)</w:t>
      </w:r>
      <w:r w:rsidRPr="00961490">
        <w:rPr>
          <w:rFonts w:ascii="Arial" w:eastAsia="Gungsuh" w:hAnsi="Arial" w:cs="Arial"/>
          <w:color w:val="222222"/>
          <w:sz w:val="20"/>
          <w:szCs w:val="20"/>
          <w:highlight w:val="white"/>
        </w:rPr>
        <w:t xml:space="preserve"> 5’−</w:t>
      </w:r>
      <w:r w:rsidRPr="00961490">
        <w:rPr>
          <w:rFonts w:ascii="Arial" w:eastAsia="Times New Roman" w:hAnsi="Arial" w:cs="Arial"/>
          <w:sz w:val="20"/>
          <w:szCs w:val="20"/>
          <w:u w:val="single"/>
        </w:rPr>
        <w:t xml:space="preserve"> GTC </w:t>
      </w:r>
      <w:r w:rsidRPr="00961490">
        <w:rPr>
          <w:rFonts w:ascii="Arial" w:eastAsia="Times New Roman" w:hAnsi="Arial" w:cs="Arial"/>
          <w:sz w:val="20"/>
          <w:szCs w:val="20"/>
          <w:u w:val="single"/>
        </w:rPr>
        <w:lastRenderedPageBreak/>
        <w:t>TCG TGG GCT CGG AGA TGT GTA TAA GAG ACA G</w:t>
      </w:r>
      <w:r w:rsidRPr="00961490">
        <w:rPr>
          <w:rFonts w:ascii="Arial" w:eastAsia="Times New Roman" w:hAnsi="Arial" w:cs="Arial"/>
          <w:sz w:val="20"/>
          <w:szCs w:val="20"/>
        </w:rPr>
        <w:t xml:space="preserve">GG ACT ACN VGG GTW TCT AAT </w:t>
      </w:r>
      <w:r w:rsidRPr="00961490">
        <w:rPr>
          <w:rFonts w:ascii="Arial" w:eastAsia="Gungsuh" w:hAnsi="Arial" w:cs="Arial"/>
          <w:color w:val="222222"/>
          <w:sz w:val="20"/>
          <w:szCs w:val="20"/>
          <w:highlight w:val="white"/>
        </w:rPr>
        <w:t>−3′)</w:t>
      </w:r>
      <w:r w:rsidRPr="00961490">
        <w:rPr>
          <w:rFonts w:ascii="Arial" w:eastAsia="Times New Roman" w:hAnsi="Arial" w:cs="Arial"/>
          <w:sz w:val="20"/>
          <w:szCs w:val="20"/>
        </w:rPr>
        <w:t xml:space="preserve">. PCR, library preparation, and sequencing on an Illumina HiSeq (2x125bp) was performed by the EMP (54). All raw sequencing data and associated metadata for the samples used in this study are available on </w:t>
      </w:r>
      <w:proofErr w:type="spellStart"/>
      <w:r w:rsidRPr="00961490">
        <w:rPr>
          <w:rFonts w:ascii="Arial" w:eastAsia="Times New Roman" w:hAnsi="Arial" w:cs="Arial"/>
          <w:sz w:val="20"/>
          <w:szCs w:val="20"/>
        </w:rPr>
        <w:t>Qiita</w:t>
      </w:r>
      <w:proofErr w:type="spellEnd"/>
      <w:r w:rsidRPr="00961490">
        <w:rPr>
          <w:rFonts w:ascii="Arial" w:eastAsia="Times New Roman" w:hAnsi="Arial" w:cs="Arial"/>
          <w:sz w:val="20"/>
          <w:szCs w:val="20"/>
        </w:rPr>
        <w:t xml:space="preserve"> (qiita.ucsd.edu) under project ID 10895, prep ID 3439.</w:t>
      </w:r>
    </w:p>
    <w:p w14:paraId="671BD1D4" w14:textId="470C96EA"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Sequence assembly, quality control and taxonomic assignment. </w:t>
      </w:r>
      <w:r w:rsidRPr="00961490">
        <w:rPr>
          <w:rFonts w:ascii="Arial" w:eastAsia="Times New Roman" w:hAnsi="Arial" w:cs="Arial"/>
          <w:sz w:val="20"/>
          <w:szCs w:val="20"/>
        </w:rPr>
        <w:t xml:space="preserve">16S rRNA sequencing data were processed in </w:t>
      </w:r>
      <w:proofErr w:type="spellStart"/>
      <w:r w:rsidRPr="00961490">
        <w:rPr>
          <w:rFonts w:ascii="Arial" w:eastAsia="Times New Roman" w:hAnsi="Arial" w:cs="Arial"/>
          <w:sz w:val="20"/>
          <w:szCs w:val="20"/>
        </w:rPr>
        <w:t>Qiita</w:t>
      </w:r>
      <w:proofErr w:type="spellEnd"/>
      <w:r w:rsidRPr="00961490">
        <w:rPr>
          <w:rFonts w:ascii="Arial" w:eastAsia="Times New Roman" w:hAnsi="Arial" w:cs="Arial"/>
          <w:sz w:val="20"/>
          <w:szCs w:val="20"/>
        </w:rPr>
        <w:t xml:space="preserve"> (57) using the standard EMP workflow. Briefly, sequences were demultiplexed based on 12bp </w:t>
      </w:r>
      <w:proofErr w:type="spellStart"/>
      <w:r w:rsidRPr="00961490">
        <w:rPr>
          <w:rFonts w:ascii="Arial" w:eastAsia="Times New Roman" w:hAnsi="Arial" w:cs="Arial"/>
          <w:sz w:val="20"/>
          <w:szCs w:val="20"/>
        </w:rPr>
        <w:t>Golay</w:t>
      </w:r>
      <w:proofErr w:type="spellEnd"/>
      <w:r w:rsidRPr="00961490">
        <w:rPr>
          <w:rFonts w:ascii="Arial" w:eastAsia="Times New Roman" w:hAnsi="Arial" w:cs="Arial"/>
          <w:sz w:val="20"/>
          <w:szCs w:val="20"/>
        </w:rPr>
        <w:t xml:space="preserve"> barcodes using “</w:t>
      </w:r>
      <w:proofErr w:type="spellStart"/>
      <w:r w:rsidRPr="00961490">
        <w:rPr>
          <w:rFonts w:ascii="Arial" w:eastAsia="Times New Roman" w:hAnsi="Arial" w:cs="Arial"/>
          <w:sz w:val="20"/>
          <w:szCs w:val="20"/>
        </w:rPr>
        <w:t>split_libraries</w:t>
      </w:r>
      <w:proofErr w:type="spellEnd"/>
      <w:r w:rsidRPr="00961490">
        <w:rPr>
          <w:rFonts w:ascii="Arial" w:eastAsia="Times New Roman" w:hAnsi="Arial" w:cs="Arial"/>
          <w:sz w:val="20"/>
          <w:szCs w:val="20"/>
        </w:rPr>
        <w:t xml:space="preserve">” with default parameters in QIIME1.9.1 (58) and trimmed to 100bp to remove low quality base pairs. Quality control (e.g., denoising, de-replication and chimera filtering) and identification of amplicon sequence variants (ASVs) were performed on forward reads using deblur 1.1.0 (59) with default parameters. The resulting </w:t>
      </w:r>
      <w:proofErr w:type="spellStart"/>
      <w:r w:rsidRPr="00961490">
        <w:rPr>
          <w:rFonts w:ascii="Arial" w:eastAsia="Times New Roman" w:hAnsi="Arial" w:cs="Arial"/>
          <w:sz w:val="20"/>
          <w:szCs w:val="20"/>
        </w:rPr>
        <w:t>biom</w:t>
      </w:r>
      <w:proofErr w:type="spellEnd"/>
      <w:r w:rsidRPr="00961490">
        <w:rPr>
          <w:rFonts w:ascii="Arial" w:eastAsia="Times New Roman" w:hAnsi="Arial" w:cs="Arial"/>
          <w:sz w:val="20"/>
          <w:szCs w:val="20"/>
        </w:rPr>
        <w:t xml:space="preserve"> and taxonomy tables were obtained from </w:t>
      </w:r>
      <w:proofErr w:type="spellStart"/>
      <w:r w:rsidRPr="00961490">
        <w:rPr>
          <w:rFonts w:ascii="Arial" w:eastAsia="Times New Roman" w:hAnsi="Arial" w:cs="Arial"/>
          <w:sz w:val="20"/>
          <w:szCs w:val="20"/>
        </w:rPr>
        <w:t>Qiita</w:t>
      </w:r>
      <w:proofErr w:type="spellEnd"/>
      <w:r w:rsidRPr="00961490">
        <w:rPr>
          <w:rFonts w:ascii="Arial" w:eastAsia="Times New Roman" w:hAnsi="Arial" w:cs="Arial"/>
          <w:sz w:val="20"/>
          <w:szCs w:val="20"/>
        </w:rPr>
        <w:t xml:space="preserve"> (CRC32 id: 8817b8b8 and CRC32 id: ac925c85) and processed using a customized QIIME2 v. 2020.8.0 (60) pipeline in python (github.com/</w:t>
      </w:r>
      <w:proofErr w:type="spellStart"/>
      <w:r w:rsidRPr="00961490">
        <w:rPr>
          <w:rFonts w:ascii="Arial" w:eastAsia="Times New Roman" w:hAnsi="Arial" w:cs="Arial"/>
          <w:sz w:val="20"/>
          <w:szCs w:val="20"/>
        </w:rPr>
        <w:t>zaneveld</w:t>
      </w:r>
      <w:proofErr w:type="spellEnd"/>
      <w:r w:rsidRPr="00961490">
        <w:rPr>
          <w:rFonts w:ascii="Arial" w:eastAsia="Times New Roman" w:hAnsi="Arial" w:cs="Arial"/>
          <w:sz w:val="20"/>
          <w:szCs w:val="20"/>
        </w:rPr>
        <w:t>/</w:t>
      </w:r>
      <w:proofErr w:type="spellStart"/>
      <w:r w:rsidRPr="00961490">
        <w:rPr>
          <w:rFonts w:ascii="Arial" w:eastAsia="Times New Roman" w:hAnsi="Arial" w:cs="Arial"/>
          <w:sz w:val="20"/>
          <w:szCs w:val="20"/>
        </w:rPr>
        <w:t>GCMP_global_disease</w:t>
      </w:r>
      <w:proofErr w:type="spellEnd"/>
      <w:r w:rsidRPr="00961490">
        <w:rPr>
          <w:rFonts w:ascii="Arial" w:eastAsia="Times New Roman" w:hAnsi="Arial" w:cs="Arial"/>
          <w:sz w:val="20"/>
          <w:szCs w:val="20"/>
        </w:rPr>
        <w:t xml:space="preserve">). Taxonomic assignment of ASVs was performed using </w:t>
      </w:r>
      <w:proofErr w:type="spellStart"/>
      <w:r w:rsidRPr="00961490">
        <w:rPr>
          <w:rFonts w:ascii="Arial" w:eastAsia="Times New Roman" w:hAnsi="Arial" w:cs="Arial"/>
          <w:sz w:val="20"/>
          <w:szCs w:val="20"/>
        </w:rPr>
        <w:t>vsearch</w:t>
      </w:r>
      <w:proofErr w:type="spellEnd"/>
      <w:r w:rsidRPr="00961490">
        <w:rPr>
          <w:rFonts w:ascii="Arial" w:eastAsia="Times New Roman" w:hAnsi="Arial" w:cs="Arial"/>
          <w:sz w:val="20"/>
          <w:szCs w:val="20"/>
        </w:rPr>
        <w:t xml:space="preserve"> (61) with SILVA v. 138 (62). </w:t>
      </w:r>
    </w:p>
    <w:p w14:paraId="09B2C2F0" w14:textId="4906694C"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Removal of cryptic mitochondrial reads. </w:t>
      </w:r>
      <w:r w:rsidRPr="00961490">
        <w:rPr>
          <w:rFonts w:ascii="Arial" w:eastAsia="Times New Roman" w:hAnsi="Arial" w:cs="Arial"/>
          <w:sz w:val="20"/>
          <w:szCs w:val="20"/>
        </w:rPr>
        <w:t xml:space="preserve">Coral mitochondrial reads obtained from metaxa2 (63) were added to the SILVA repository to better identify host mitochondrial reads that may be present in the sequencing data (64). We refer to this expanded taxonomy as “silva_metaxa2” in code. After taxonomic assignment, all mitochondrial and chloroplast reads were removed. The bacterial phylogenetic tree was built using the </w:t>
      </w:r>
      <w:proofErr w:type="spellStart"/>
      <w:r w:rsidRPr="00961490">
        <w:rPr>
          <w:rFonts w:ascii="Arial" w:eastAsia="Times New Roman" w:hAnsi="Arial" w:cs="Arial"/>
          <w:sz w:val="20"/>
          <w:szCs w:val="20"/>
        </w:rPr>
        <w:t>SATé</w:t>
      </w:r>
      <w:proofErr w:type="spellEnd"/>
      <w:r w:rsidRPr="00961490">
        <w:rPr>
          <w:rFonts w:ascii="Arial" w:eastAsia="Times New Roman" w:hAnsi="Arial" w:cs="Arial"/>
          <w:sz w:val="20"/>
          <w:szCs w:val="20"/>
        </w:rPr>
        <w:t>-enabled phylogenetic placement (SEPP) insertion technique with the q2-fragment-insertion plugin (65) to account for the short-read sequencing data, again using the SILVA v. 138 (62) database as reference taxonomy. The final output from this pipeline consisted of a taxonomy table, ASV feature table and phylogenetic tree that were used for downstream analyses.</w:t>
      </w:r>
    </w:p>
    <w:p w14:paraId="0998DFF3" w14:textId="16025DBB"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Identification of potential contaminants. </w:t>
      </w:r>
      <w:r w:rsidRPr="00961490">
        <w:rPr>
          <w:rFonts w:ascii="Arial" w:eastAsia="Times New Roman" w:hAnsi="Arial" w:cs="Arial"/>
          <w:sz w:val="20"/>
          <w:szCs w:val="20"/>
        </w:rPr>
        <w:t xml:space="preserve">Potential contaminants from extraction and sequence blanks (n = 103 negative controls) were identified and removed using the </w:t>
      </w:r>
      <w:proofErr w:type="spellStart"/>
      <w:r w:rsidRPr="00961490">
        <w:rPr>
          <w:rFonts w:ascii="Arial" w:eastAsia="Times New Roman" w:hAnsi="Arial" w:cs="Arial"/>
          <w:sz w:val="20"/>
          <w:szCs w:val="20"/>
        </w:rPr>
        <w:t>decontam</w:t>
      </w:r>
      <w:proofErr w:type="spellEnd"/>
      <w:r w:rsidRPr="00961490">
        <w:rPr>
          <w:rFonts w:ascii="Arial" w:eastAsia="Times New Roman" w:hAnsi="Arial" w:cs="Arial"/>
          <w:sz w:val="20"/>
          <w:szCs w:val="20"/>
        </w:rPr>
        <w:t xml:space="preserve"> package (66) in R v. 4.0.2 (67) with a conservative threshold value of 0.5 to ensure all ASVs that were more prevalent in negative controls than samples were removed (n = 662 potential contaminants). The final feature table consisted of a total of 1,383 samples, 195,684 ASVs, and 37,469,008 reads.</w:t>
      </w:r>
    </w:p>
    <w:p w14:paraId="0F60821D" w14:textId="73D28F98"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Summary of disease data by coral genus. </w:t>
      </w:r>
      <w:r w:rsidRPr="00961490">
        <w:rPr>
          <w:rFonts w:ascii="Arial" w:eastAsia="Tahoma" w:hAnsi="Arial" w:cs="Arial"/>
          <w:sz w:val="20"/>
          <w:szCs w:val="20"/>
        </w:rPr>
        <w:t xml:space="preserve">Disease data were gathered from long-term multi-species surveys in the Florida Keys (the Florida Reef Resilience Program (FRRP), https://frrp.org/), </w:t>
      </w:r>
      <w:proofErr w:type="spellStart"/>
      <w:r w:rsidRPr="00961490">
        <w:rPr>
          <w:rFonts w:ascii="Arial" w:eastAsia="Tahoma" w:hAnsi="Arial" w:cs="Arial"/>
          <w:sz w:val="20"/>
          <w:szCs w:val="20"/>
        </w:rPr>
        <w:t>Hawai</w:t>
      </w:r>
      <w:r w:rsidRPr="00961490">
        <w:rPr>
          <w:rFonts w:ascii="Tahoma" w:eastAsia="Tahoma" w:hAnsi="Tahoma" w:cs="Tahoma"/>
          <w:sz w:val="20"/>
          <w:szCs w:val="20"/>
        </w:rPr>
        <w:t>՛</w:t>
      </w:r>
      <w:r w:rsidRPr="00961490">
        <w:rPr>
          <w:rFonts w:ascii="Arial" w:eastAsia="Tahoma" w:hAnsi="Arial" w:cs="Arial"/>
          <w:sz w:val="20"/>
          <w:szCs w:val="20"/>
        </w:rPr>
        <w:t>i</w:t>
      </w:r>
      <w:proofErr w:type="spellEnd"/>
      <w:r w:rsidRPr="00961490">
        <w:rPr>
          <w:rFonts w:ascii="Arial" w:eastAsia="Tahoma" w:hAnsi="Arial" w:cs="Arial"/>
          <w:sz w:val="20"/>
          <w:szCs w:val="20"/>
        </w:rPr>
        <w:t xml:space="preserve"> (HICORDIS </w:t>
      </w:r>
      <w:r w:rsidRPr="00961490">
        <w:rPr>
          <w:rFonts w:ascii="Arial" w:eastAsia="Times New Roman" w:hAnsi="Arial" w:cs="Arial"/>
          <w:sz w:val="20"/>
          <w:szCs w:val="20"/>
        </w:rPr>
        <w:t>(29)), and Australia (this study). Disease counts for Australian corals were collected over a period of 5 years (2009-2013) across 109 reef sites and 65 coral genera (Supplementary Data Table 1b). At each of the 109 reefs, we surveyed coral health using 3 replicate belt transects laid along reef contours at 3-4m depth and approximately 20m apart using globally standardized protocols (68). Depending on the reef location, belt transects were either 10, 15, or 20m in length by 2m width making the area surveyed at each reef between 60 and 120m</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Within each belt transect, we identified each coral colony over 5 cm in diameter to genus and classified it as either healthy (no observable disease lesions) or affected by one or more of six common Indo-Pacific coral diseases (according to (69)). Together with the FRRP and HICORDIS data, the combined disease dataset contained ​​582,342 coral observations across 99 coral genera (Supplementary Data Table 1c). </w:t>
      </w:r>
    </w:p>
    <w:p w14:paraId="48C6B2C3" w14:textId="6FDBB10D"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Because many of these disease observations identified corals only to genus, disease prevalence data were summarized at the genus level. All three resources represent coral surveys over time, ranging from 5 to 16 years. We chose such long-term datasets </w:t>
      </w:r>
      <w:proofErr w:type="gramStart"/>
      <w:r w:rsidRPr="00961490">
        <w:rPr>
          <w:rFonts w:ascii="Arial" w:eastAsia="Times New Roman" w:hAnsi="Arial" w:cs="Arial"/>
          <w:sz w:val="20"/>
          <w:szCs w:val="20"/>
        </w:rPr>
        <w:t>in an attempt to</w:t>
      </w:r>
      <w:proofErr w:type="gramEnd"/>
      <w:r w:rsidRPr="00961490">
        <w:rPr>
          <w:rFonts w:ascii="Arial" w:eastAsia="Times New Roman" w:hAnsi="Arial" w:cs="Arial"/>
          <w:sz w:val="20"/>
          <w:szCs w:val="20"/>
        </w:rPr>
        <w:t xml:space="preserve"> minimize the potential effects of specific events (e.g., bleaching in a single summer) and instead to capture more general trends in disease susceptibility across species, if such trends were present. </w:t>
      </w:r>
      <w:r w:rsidRPr="00961490">
        <w:rPr>
          <w:rFonts w:ascii="Arial" w:eastAsia="Times New Roman" w:hAnsi="Arial" w:cs="Arial"/>
          <w:sz w:val="20"/>
          <w:szCs w:val="20"/>
          <w:highlight w:val="white"/>
        </w:rPr>
        <w:t xml:space="preserve">Summarizing these data at the genus level was thus part of a comparative strategy, enabling us to extract overall trends and average out local circumstances, so that we could find holobiont features that control disease resistance that may protect some corals but not others. </w:t>
      </w:r>
      <w:r w:rsidRPr="00961490">
        <w:rPr>
          <w:rFonts w:ascii="Arial" w:eastAsia="Times New Roman" w:hAnsi="Arial" w:cs="Arial"/>
          <w:sz w:val="20"/>
          <w:szCs w:val="20"/>
        </w:rPr>
        <w:t xml:space="preserve">When </w:t>
      </w:r>
      <w:r w:rsidRPr="00961490">
        <w:rPr>
          <w:rFonts w:ascii="Arial" w:eastAsia="Times New Roman" w:hAnsi="Arial" w:cs="Arial"/>
          <w:sz w:val="20"/>
          <w:szCs w:val="20"/>
        </w:rPr>
        <w:lastRenderedPageBreak/>
        <w:t xml:space="preserve">summarizing at the genus level, individual counts of healthy corals or corals with specific diseases were summed within coral genera across these datasets. </w:t>
      </w:r>
    </w:p>
    <w:p w14:paraId="09C4BC3C" w14:textId="77777777"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To ensure sufficient replication, we excluded coral genera with fewer than 100 observed individuals. This minimal count was selected because it is the lowest frequency at which diseases with a reasonably high frequency (e.g., 5%) can be reliably detected. (With 100 counts, there is a &gt;95% chance of detecting at least one count of any disease present with &gt;= 5% prevalence; cumulative binomial, 100 trials, success chance = 0.05). Because only very rarely observed taxa were removed, this filtering preserved 99.8% of total observations. Ultimately, our genus-level summary produced a table with 581,311 observations across 60 coral genera (Supplementary Data Table 1d). </w:t>
      </w:r>
    </w:p>
    <w:p w14:paraId="520CF9C8" w14:textId="5A244338"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Summary of the microbiome data by coral host genus. </w:t>
      </w:r>
      <w:r w:rsidRPr="00961490">
        <w:rPr>
          <w:rFonts w:ascii="Arial" w:eastAsia="Times New Roman" w:hAnsi="Arial" w:cs="Arial"/>
          <w:sz w:val="20"/>
          <w:szCs w:val="20"/>
        </w:rPr>
        <w:t xml:space="preserve">Statistical summaries of microbiome community composition were calculated for each sample in QIIME2 (60), and then summarized within anatomical compartments and coral genera. These summaries of coral microbiome alpha diversity were richness (observed features per 1000 reads), evenness (the Gini Index), and Simpson’s Index, which combines both richness and evenness. Thus, each combination of coral genus and anatomical compartment — such as </w:t>
      </w:r>
      <w:r w:rsidRPr="00961490">
        <w:rPr>
          <w:rFonts w:ascii="Arial" w:eastAsia="Times New Roman" w:hAnsi="Arial" w:cs="Arial"/>
          <w:i/>
          <w:sz w:val="20"/>
          <w:szCs w:val="20"/>
        </w:rPr>
        <w:t xml:space="preserve">Acropora </w:t>
      </w:r>
      <w:proofErr w:type="gramStart"/>
      <w:r w:rsidRPr="00961490">
        <w:rPr>
          <w:rFonts w:ascii="Arial" w:eastAsia="Times New Roman" w:hAnsi="Arial" w:cs="Arial"/>
          <w:sz w:val="20"/>
          <w:szCs w:val="20"/>
        </w:rPr>
        <w:t>mucus  —</w:t>
      </w:r>
      <w:proofErr w:type="gramEnd"/>
      <w:r w:rsidRPr="00961490">
        <w:rPr>
          <w:rFonts w:ascii="Arial" w:eastAsia="Times New Roman" w:hAnsi="Arial" w:cs="Arial"/>
          <w:sz w:val="20"/>
          <w:szCs w:val="20"/>
        </w:rPr>
        <w:t xml:space="preserve"> was assigned an average α-diversity value. </w:t>
      </w:r>
    </w:p>
    <w:p w14:paraId="45405450" w14:textId="266CCA05"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Simpson’s Index, which is of particular importance in these results, is at its highest when a single taxon is the only one present in microbiome, and at its lowest when there are both </w:t>
      </w:r>
      <w:proofErr w:type="gramStart"/>
      <w:r w:rsidRPr="00961490">
        <w:rPr>
          <w:rFonts w:ascii="Arial" w:eastAsia="Times New Roman" w:hAnsi="Arial" w:cs="Arial"/>
          <w:sz w:val="20"/>
          <w:szCs w:val="20"/>
        </w:rPr>
        <w:t>a large number of</w:t>
      </w:r>
      <w:proofErr w:type="gramEnd"/>
      <w:r w:rsidRPr="00961490">
        <w:rPr>
          <w:rFonts w:ascii="Arial" w:eastAsia="Times New Roman" w:hAnsi="Arial" w:cs="Arial"/>
          <w:sz w:val="20"/>
          <w:szCs w:val="20"/>
        </w:rPr>
        <w:t xml:space="preserve"> taxa, and all taxa have equal abundance. Thus, this measure is reduced both by community richness and community evenness (Simpson’s Index is closely related to Simpson’s Diversity, which is calculated as 1 - Simpson’s Index, such that </w:t>
      </w:r>
      <w:proofErr w:type="gramStart"/>
      <w:r w:rsidRPr="00961490">
        <w:rPr>
          <w:rFonts w:ascii="Arial" w:eastAsia="Times New Roman" w:hAnsi="Arial" w:cs="Arial"/>
          <w:sz w:val="20"/>
          <w:szCs w:val="20"/>
        </w:rPr>
        <w:t>more rich</w:t>
      </w:r>
      <w:proofErr w:type="gramEnd"/>
      <w:r w:rsidRPr="00961490">
        <w:rPr>
          <w:rFonts w:ascii="Arial" w:eastAsia="Times New Roman" w:hAnsi="Arial" w:cs="Arial"/>
          <w:sz w:val="20"/>
          <w:szCs w:val="20"/>
        </w:rPr>
        <w:t xml:space="preserve"> or even communities produce higher values). </w:t>
      </w:r>
    </w:p>
    <w:p w14:paraId="2A48DB12" w14:textId="3C33B328"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Construction of a genus level trait table. </w:t>
      </w:r>
      <w:r w:rsidRPr="00961490">
        <w:rPr>
          <w:rFonts w:ascii="Arial" w:eastAsia="Times New Roman" w:hAnsi="Arial" w:cs="Arial"/>
          <w:sz w:val="20"/>
          <w:szCs w:val="20"/>
        </w:rPr>
        <w:t>The summarized, genus-level disease susceptibility data compiled from all disease projects, and the summarized genus-level microbiome diversity data (see above) were combined to form a trait table that was used in subsequent evolutionary modeling. Additionally, the relative abundance of ‘dominant’ microbes analyzed in this study was averaged within genera and added to this genus-level trait table.</w:t>
      </w:r>
    </w:p>
    <w:p w14:paraId="1B89C22B" w14:textId="368ED60B"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Genus-level summary of a reference coral phylogeny. </w:t>
      </w:r>
      <w:r w:rsidRPr="00961490">
        <w:rPr>
          <w:rFonts w:ascii="Arial" w:eastAsia="Times New Roman" w:hAnsi="Arial" w:cs="Arial"/>
          <w:sz w:val="20"/>
          <w:szCs w:val="20"/>
        </w:rPr>
        <w:t xml:space="preserve">Starting with a previously published multigene time-calibrated phylogeny of corals (30) that we had previously used to demonstrate </w:t>
      </w:r>
      <w:proofErr w:type="spellStart"/>
      <w:r w:rsidRPr="00961490">
        <w:rPr>
          <w:rFonts w:ascii="Arial" w:eastAsia="Times New Roman" w:hAnsi="Arial" w:cs="Arial"/>
          <w:sz w:val="20"/>
          <w:szCs w:val="20"/>
        </w:rPr>
        <w:t>phylosymbiosis</w:t>
      </w:r>
      <w:proofErr w:type="spellEnd"/>
      <w:r w:rsidRPr="00961490">
        <w:rPr>
          <w:rFonts w:ascii="Arial" w:eastAsia="Times New Roman" w:hAnsi="Arial" w:cs="Arial"/>
          <w:sz w:val="20"/>
          <w:szCs w:val="20"/>
        </w:rPr>
        <w:t xml:space="preserve"> in corals (16), we randomly selected one representative species per genus to produce a genus level tree. This approach was preferred over several alternatives — such as trimming the tree back to the last common ancestor of each genus and reconstructing trait values — because it required fewer assumptions about the process of trait evolution.</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As microbiome data were not available for all genera on the coral tree (e.g., temperate </w:t>
      </w:r>
      <w:proofErr w:type="gramStart"/>
      <w:r w:rsidRPr="00961490">
        <w:rPr>
          <w:rFonts w:ascii="Arial" w:eastAsia="Times New Roman" w:hAnsi="Arial" w:cs="Arial"/>
          <w:sz w:val="20"/>
          <w:szCs w:val="20"/>
        </w:rPr>
        <w:t>deep sea</w:t>
      </w:r>
      <w:proofErr w:type="gramEnd"/>
      <w:r w:rsidRPr="00961490">
        <w:rPr>
          <w:rFonts w:ascii="Arial" w:eastAsia="Times New Roman" w:hAnsi="Arial" w:cs="Arial"/>
          <w:sz w:val="20"/>
          <w:szCs w:val="20"/>
        </w:rPr>
        <w:t xml:space="preserve"> corals), the tree was further pruned to include only the subset of branches that matched those with microbiome data.</w:t>
      </w:r>
    </w:p>
    <w:p w14:paraId="5E05444A" w14:textId="20B62EA0"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Addition of genus-level coral growth data. </w:t>
      </w:r>
      <w:r w:rsidRPr="00961490">
        <w:rPr>
          <w:rFonts w:ascii="Arial" w:eastAsia="Times New Roman" w:hAnsi="Arial" w:cs="Arial"/>
          <w:sz w:val="20"/>
          <w:szCs w:val="20"/>
        </w:rPr>
        <w:t xml:space="preserve">To examine the influence of microbiome structure on coral traits, we pulled growth data from the Coral Trait Database (28) from all coral genera that matched those with both microbiome and disease </w:t>
      </w:r>
      <w:proofErr w:type="gramStart"/>
      <w:r w:rsidRPr="00961490">
        <w:rPr>
          <w:rFonts w:ascii="Arial" w:eastAsia="Times New Roman" w:hAnsi="Arial" w:cs="Arial"/>
          <w:sz w:val="20"/>
          <w:szCs w:val="20"/>
        </w:rPr>
        <w:t>data, and</w:t>
      </w:r>
      <w:proofErr w:type="gramEnd"/>
      <w:r w:rsidRPr="00961490">
        <w:rPr>
          <w:rFonts w:ascii="Arial" w:eastAsia="Times New Roman" w:hAnsi="Arial" w:cs="Arial"/>
          <w:sz w:val="20"/>
          <w:szCs w:val="20"/>
        </w:rPr>
        <w:t xml:space="preserve"> were collected using consistent metrics (mm/</w:t>
      </w:r>
      <w:proofErr w:type="spellStart"/>
      <w:r w:rsidRPr="00961490">
        <w:rPr>
          <w:rFonts w:ascii="Arial" w:eastAsia="Times New Roman" w:hAnsi="Arial" w:cs="Arial"/>
          <w:sz w:val="20"/>
          <w:szCs w:val="20"/>
        </w:rPr>
        <w:t>yr</w:t>
      </w:r>
      <w:proofErr w:type="spellEnd"/>
      <w:r w:rsidRPr="00961490">
        <w:rPr>
          <w:rFonts w:ascii="Arial" w:eastAsia="Times New Roman" w:hAnsi="Arial" w:cs="Arial"/>
          <w:sz w:val="20"/>
          <w:szCs w:val="20"/>
        </w:rPr>
        <w:t xml:space="preserve">). This resulted in growth rate data from 18 coral genera that were subsequently combined with our genus-level trait table (Supplementary Data Table 1d). </w:t>
      </w:r>
    </w:p>
    <w:p w14:paraId="750FD980" w14:textId="5653A05B"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Phylogenetic Correlative Analysis. </w:t>
      </w:r>
      <w:r w:rsidRPr="00961490">
        <w:rPr>
          <w:rFonts w:ascii="Arial" w:eastAsia="Times New Roman" w:hAnsi="Arial" w:cs="Arial"/>
          <w:sz w:val="20"/>
          <w:szCs w:val="20"/>
        </w:rPr>
        <w:t xml:space="preserve">Shared evolutionary history induces correlations in traits between species that violate the requirement of standard statistical tests that observations must be independent and uncorrelated. Thus, special care must be taken to account for phylogeny in comparative analysis. We first applied </w:t>
      </w:r>
      <w:proofErr w:type="spellStart"/>
      <w:r w:rsidRPr="00961490">
        <w:rPr>
          <w:rFonts w:ascii="Arial" w:eastAsia="Times New Roman" w:hAnsi="Arial" w:cs="Arial"/>
          <w:sz w:val="20"/>
          <w:szCs w:val="20"/>
        </w:rPr>
        <w:t>Felsenstein’s</w:t>
      </w:r>
      <w:proofErr w:type="spellEnd"/>
      <w:r w:rsidRPr="00961490">
        <w:rPr>
          <w:rFonts w:ascii="Arial" w:eastAsia="Times New Roman" w:hAnsi="Arial" w:cs="Arial"/>
          <w:sz w:val="20"/>
          <w:szCs w:val="20"/>
        </w:rPr>
        <w:t xml:space="preserve"> phylogenetic independent contrasts (PIC) to visualize our cross-genus trait correlations using the </w:t>
      </w:r>
      <w:proofErr w:type="spellStart"/>
      <w:r w:rsidRPr="00961490">
        <w:rPr>
          <w:rFonts w:ascii="Arial" w:eastAsia="Times New Roman" w:hAnsi="Arial" w:cs="Arial"/>
          <w:sz w:val="20"/>
          <w:szCs w:val="20"/>
        </w:rPr>
        <w:t>phytools</w:t>
      </w:r>
      <w:proofErr w:type="spellEnd"/>
      <w:r w:rsidRPr="00961490">
        <w:rPr>
          <w:rFonts w:ascii="Arial" w:eastAsia="Times New Roman" w:hAnsi="Arial" w:cs="Arial"/>
          <w:sz w:val="20"/>
          <w:szCs w:val="20"/>
        </w:rPr>
        <w:t xml:space="preserve"> R package (70). This method removes the effect of any shared evolutionary histories by calculating differences in trait values </w:t>
      </w:r>
      <w:r w:rsidRPr="00961490">
        <w:rPr>
          <w:rFonts w:ascii="Arial" w:eastAsia="Times New Roman" w:hAnsi="Arial" w:cs="Arial"/>
          <w:sz w:val="20"/>
          <w:szCs w:val="20"/>
        </w:rPr>
        <w:lastRenderedPageBreak/>
        <w:t xml:space="preserve">(contrasts) between sister taxa. We next examined the relationships between traits using information-theoretic model selection (that is, comparison of </w:t>
      </w:r>
      <w:proofErr w:type="spellStart"/>
      <w:r w:rsidRPr="00961490">
        <w:rPr>
          <w:rFonts w:ascii="Arial" w:eastAsia="Times New Roman" w:hAnsi="Arial" w:cs="Arial"/>
          <w:sz w:val="20"/>
          <w:szCs w:val="20"/>
        </w:rPr>
        <w:t>AICc</w:t>
      </w:r>
      <w:proofErr w:type="spellEnd"/>
      <w:r w:rsidRPr="00961490">
        <w:rPr>
          <w:rFonts w:ascii="Arial" w:eastAsia="Times New Roman" w:hAnsi="Arial" w:cs="Arial"/>
          <w:sz w:val="20"/>
          <w:szCs w:val="20"/>
        </w:rPr>
        <w:t xml:space="preserve"> scores) to identify phylogenetic generalized least squares (PGLS) models of evolution that best explained the observed distribution of microbiome α- or β-diversity and disease susceptibility (as continuous evolutionary characters) in extant species. We tested 4 evolutionary models in the caper R package (71). In the first model, we used PGLS with no branch length transformation (i.e. holding </w:t>
      </w:r>
      <w:proofErr w:type="gramStart"/>
      <w:r w:rsidRPr="00961490">
        <w:rPr>
          <w:rFonts w:ascii="Arial" w:eastAsia="Times New Roman" w:hAnsi="Arial" w:cs="Arial"/>
          <w:sz w:val="20"/>
          <w:szCs w:val="20"/>
        </w:rPr>
        <w:t>λ,</w:t>
      </w:r>
      <w:r w:rsidRPr="00961490">
        <w:rPr>
          <w:rFonts w:ascii="Cambria Math" w:eastAsia="Times New Roman" w:hAnsi="Cambria Math" w:cs="Cambria Math"/>
          <w:sz w:val="20"/>
          <w:szCs w:val="20"/>
        </w:rPr>
        <w:t>𝜹</w:t>
      </w:r>
      <w:proofErr w:type="gramEnd"/>
      <w:r w:rsidRPr="00961490">
        <w:rPr>
          <w:rFonts w:ascii="Arial" w:eastAsia="Times New Roman" w:hAnsi="Arial" w:cs="Arial"/>
          <w:sz w:val="20"/>
          <w:szCs w:val="20"/>
        </w:rPr>
        <w:t xml:space="preserve">, κ = 1). Thus, this first model is equivalent to PIC. In the next 3 models, we transformed branch lengths on the tree by allowing the model to fit either λ, </w:t>
      </w:r>
      <w:r w:rsidRPr="00961490">
        <w:rPr>
          <w:rFonts w:ascii="Cambria Math" w:eastAsia="Times New Roman" w:hAnsi="Cambria Math" w:cs="Cambria Math"/>
          <w:sz w:val="20"/>
          <w:szCs w:val="20"/>
        </w:rPr>
        <w:t>𝜹</w:t>
      </w:r>
      <w:r w:rsidRPr="00961490">
        <w:rPr>
          <w:rFonts w:ascii="Arial" w:eastAsia="Times New Roman" w:hAnsi="Arial" w:cs="Arial"/>
          <w:sz w:val="20"/>
          <w:szCs w:val="20"/>
        </w:rPr>
        <w:t xml:space="preserve">, or κ (see below) using maximum likelihood estimation, while fixing the other 2 parameters at 1. We refer to these 4 models as PGLS, PGLS + λ, PGLS + </w:t>
      </w:r>
      <w:r w:rsidRPr="00961490">
        <w:rPr>
          <w:rFonts w:ascii="Cambria Math" w:eastAsia="Times New Roman" w:hAnsi="Cambria Math" w:cs="Cambria Math"/>
          <w:sz w:val="20"/>
          <w:szCs w:val="20"/>
        </w:rPr>
        <w:t>𝜹</w:t>
      </w:r>
      <w:r w:rsidRPr="00961490">
        <w:rPr>
          <w:rFonts w:ascii="Arial" w:eastAsia="Times New Roman" w:hAnsi="Arial" w:cs="Arial"/>
          <w:sz w:val="20"/>
          <w:szCs w:val="20"/>
        </w:rPr>
        <w:t>, and PGLS + κ. For detailed explanations of each parameter, please refer to Supplementary Data Table 1</w:t>
      </w:r>
      <w:r w:rsidR="001E011D">
        <w:rPr>
          <w:rFonts w:ascii="Arial" w:eastAsia="Times New Roman" w:hAnsi="Arial" w:cs="Arial"/>
          <w:sz w:val="20"/>
          <w:szCs w:val="20"/>
        </w:rPr>
        <w:t>2</w:t>
      </w:r>
      <w:r w:rsidRPr="00961490">
        <w:rPr>
          <w:rFonts w:ascii="Arial" w:eastAsia="Times New Roman" w:hAnsi="Arial" w:cs="Arial"/>
          <w:sz w:val="20"/>
          <w:szCs w:val="20"/>
        </w:rPr>
        <w:t>. Typically, these models estimated very low λ (~0), indicating little or low phylogenetic inertia.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and </w:t>
      </w:r>
      <w:r w:rsidRPr="00961490">
        <w:rPr>
          <w:rFonts w:ascii="Arial" w:eastAsia="Times New Roman" w:hAnsi="Arial" w:cs="Arial"/>
          <w:i/>
          <w:sz w:val="20"/>
          <w:szCs w:val="20"/>
        </w:rPr>
        <w:t>p</w:t>
      </w:r>
      <w:r w:rsidRPr="00961490">
        <w:rPr>
          <w:rFonts w:ascii="Arial" w:eastAsia="Times New Roman" w:hAnsi="Arial" w:cs="Arial"/>
          <w:sz w:val="20"/>
          <w:szCs w:val="20"/>
        </w:rPr>
        <w:t xml:space="preserve">-values were adjusted for multiple comparisons using a false discovery rate (FDR) correction. Significant relationships between the two traits suggests that they are evolutionarily correlated. Data were visualized by plotting phylogenetic contrasts and all statistics reported represent the best PGLS model results. </w:t>
      </w:r>
    </w:p>
    <w:p w14:paraId="3FFF85F7" w14:textId="6F662017"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Additionally, ancestral state reconstructions of key traits were visualized using the </w:t>
      </w:r>
      <w:proofErr w:type="spellStart"/>
      <w:r w:rsidRPr="00961490">
        <w:rPr>
          <w:rFonts w:ascii="Arial" w:eastAsia="Times New Roman" w:hAnsi="Arial" w:cs="Arial"/>
          <w:sz w:val="20"/>
          <w:szCs w:val="20"/>
        </w:rPr>
        <w:t>contmap</w:t>
      </w:r>
      <w:proofErr w:type="spellEnd"/>
      <w:r w:rsidRPr="00961490">
        <w:rPr>
          <w:rFonts w:ascii="Arial" w:eastAsia="Times New Roman" w:hAnsi="Arial" w:cs="Arial"/>
          <w:sz w:val="20"/>
          <w:szCs w:val="20"/>
        </w:rPr>
        <w:t xml:space="preserve"> function in the </w:t>
      </w:r>
      <w:proofErr w:type="spellStart"/>
      <w:r w:rsidRPr="00961490">
        <w:rPr>
          <w:rFonts w:ascii="Arial" w:eastAsia="Times New Roman" w:hAnsi="Arial" w:cs="Arial"/>
          <w:sz w:val="20"/>
          <w:szCs w:val="20"/>
        </w:rPr>
        <w:t>phytools</w:t>
      </w:r>
      <w:proofErr w:type="spellEnd"/>
      <w:r w:rsidRPr="00961490">
        <w:rPr>
          <w:rFonts w:ascii="Arial" w:eastAsia="Times New Roman" w:hAnsi="Arial" w:cs="Arial"/>
          <w:sz w:val="20"/>
          <w:szCs w:val="20"/>
        </w:rPr>
        <w:t xml:space="preserve"> R package (70), which in turn estimates internal states using fast maximum-likelihood (ML) ancestral state reconstruct as implemented in the </w:t>
      </w:r>
      <w:proofErr w:type="spellStart"/>
      <w:r w:rsidRPr="00961490">
        <w:rPr>
          <w:rFonts w:ascii="Arial" w:eastAsia="Times New Roman" w:hAnsi="Arial" w:cs="Arial"/>
          <w:sz w:val="20"/>
          <w:szCs w:val="20"/>
        </w:rPr>
        <w:t>fastAnc</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phytools</w:t>
      </w:r>
      <w:proofErr w:type="spellEnd"/>
      <w:r w:rsidRPr="00961490">
        <w:rPr>
          <w:rFonts w:ascii="Arial" w:eastAsia="Times New Roman" w:hAnsi="Arial" w:cs="Arial"/>
          <w:sz w:val="20"/>
          <w:szCs w:val="20"/>
        </w:rPr>
        <w:t xml:space="preserve"> function.</w:t>
      </w:r>
    </w:p>
    <w:p w14:paraId="4EEAE8C9" w14:textId="7516EEF9" w:rsidR="00980C22" w:rsidRPr="00961490" w:rsidRDefault="00961490" w:rsidP="00961490">
      <w:pPr>
        <w:rPr>
          <w:rFonts w:ascii="Arial" w:eastAsia="Times New Roman" w:hAnsi="Arial" w:cs="Arial"/>
          <w:color w:val="24292F"/>
          <w:sz w:val="20"/>
          <w:szCs w:val="20"/>
        </w:rPr>
      </w:pPr>
      <w:r w:rsidRPr="00961490">
        <w:rPr>
          <w:rFonts w:ascii="Arial" w:eastAsia="Times New Roman" w:hAnsi="Arial" w:cs="Arial"/>
          <w:b/>
          <w:sz w:val="20"/>
          <w:szCs w:val="20"/>
        </w:rPr>
        <w:t xml:space="preserve">Phylogenetic causality analysis. </w:t>
      </w:r>
      <w:r w:rsidRPr="00961490">
        <w:rPr>
          <w:rFonts w:ascii="Arial" w:eastAsia="Times New Roman" w:hAnsi="Arial" w:cs="Arial"/>
          <w:color w:val="24292F"/>
          <w:sz w:val="20"/>
          <w:szCs w:val="20"/>
          <w:highlight w:val="white"/>
        </w:rPr>
        <w:t xml:space="preserve">Observing that A and B are correlated famously does not guarantee that A causes B. However, non-random correlation between A and B does imply some causal association - though there are many possibilities (A causes B, B causes A, a positive feedback loop exists between A &amp; B, some external factor C causes both A and B, etc.). Path analysis represents hypotheses of causality using directed acyclic graphs, then tests the different strengths of association predicted under different hypotheses of causation to test which are consistent with data.  The cross-species nature of these data further necessitated use of phylogenetic path analysis, which also accounts for expected trait correlations among related genera. </w:t>
      </w:r>
      <w:r w:rsidRPr="00961490">
        <w:rPr>
          <w:rFonts w:ascii="Arial" w:eastAsia="Times New Roman" w:hAnsi="Arial" w:cs="Arial"/>
          <w:b/>
          <w:sz w:val="20"/>
          <w:szCs w:val="20"/>
        </w:rPr>
        <w:t xml:space="preserve"> </w:t>
      </w:r>
      <w:r w:rsidRPr="00961490">
        <w:rPr>
          <w:rFonts w:ascii="Arial" w:eastAsia="Times New Roman" w:hAnsi="Arial" w:cs="Arial"/>
          <w:color w:val="24292F"/>
          <w:sz w:val="20"/>
          <w:szCs w:val="20"/>
        </w:rPr>
        <w:t xml:space="preserve">Hypotheses of the direction of causality between microbiome (specifically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disease, and growth rate were tested using a phylogenetic causality analysis performed in the R package </w:t>
      </w:r>
      <w:proofErr w:type="spellStart"/>
      <w:r w:rsidRPr="00961490">
        <w:rPr>
          <w:rFonts w:ascii="Arial" w:eastAsia="Times New Roman" w:hAnsi="Arial" w:cs="Arial"/>
          <w:color w:val="24292F"/>
          <w:sz w:val="20"/>
          <w:szCs w:val="20"/>
        </w:rPr>
        <w:t>phylopath</w:t>
      </w:r>
      <w:proofErr w:type="spellEnd"/>
      <w:r w:rsidRPr="00961490">
        <w:rPr>
          <w:rFonts w:ascii="Arial" w:eastAsia="Times New Roman" w:hAnsi="Arial" w:cs="Arial"/>
          <w:color w:val="24292F"/>
          <w:sz w:val="20"/>
          <w:szCs w:val="20"/>
        </w:rPr>
        <w:t xml:space="preserve"> </w:t>
      </w:r>
      <w:r w:rsidRPr="00961490">
        <w:rPr>
          <w:rFonts w:ascii="Arial" w:eastAsia="Times New Roman" w:hAnsi="Arial" w:cs="Arial"/>
          <w:sz w:val="20"/>
          <w:szCs w:val="20"/>
        </w:rPr>
        <w:t>(72)</w:t>
      </w:r>
      <w:r w:rsidRPr="00961490">
        <w:rPr>
          <w:rFonts w:ascii="Arial" w:eastAsia="Times New Roman" w:hAnsi="Arial" w:cs="Arial"/>
          <w:color w:val="24292F"/>
          <w:sz w:val="20"/>
          <w:szCs w:val="20"/>
        </w:rPr>
        <w:t xml:space="preserve">. This analysis tests the ability of different models to explain correlations in trait data. For example, does selection for a high growth rate in turn drive selection for increased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abundance, which then increases disease susceptibility, or does symbiosis with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itself separately increase disease and growth? Fourteen potential causality models were tested to incorporate all biologically plausible pathways between </w:t>
      </w:r>
      <w:r w:rsidRPr="00961490">
        <w:rPr>
          <w:rFonts w:ascii="Arial" w:eastAsia="Times New Roman" w:hAnsi="Arial" w:cs="Arial"/>
          <w:i/>
          <w:color w:val="24292F"/>
          <w:sz w:val="20"/>
          <w:szCs w:val="20"/>
        </w:rPr>
        <w:t xml:space="preserve">Endozoicomonas </w:t>
      </w:r>
      <w:r w:rsidRPr="00961490">
        <w:rPr>
          <w:rFonts w:ascii="Arial" w:eastAsia="Times New Roman" w:hAnsi="Arial" w:cs="Arial"/>
          <w:color w:val="24292F"/>
          <w:sz w:val="20"/>
          <w:szCs w:val="20"/>
        </w:rPr>
        <w:t>abundance, disease susceptibility, and growth rate (Supplementary Data Table 1</w:t>
      </w:r>
      <w:r w:rsidR="001E011D">
        <w:rPr>
          <w:rFonts w:ascii="Arial" w:eastAsia="Times New Roman" w:hAnsi="Arial" w:cs="Arial"/>
          <w:color w:val="24292F"/>
          <w:sz w:val="20"/>
          <w:szCs w:val="20"/>
        </w:rPr>
        <w:t>1</w:t>
      </w:r>
      <w:r w:rsidRPr="00961490">
        <w:rPr>
          <w:rFonts w:ascii="Arial" w:eastAsia="Times New Roman" w:hAnsi="Arial" w:cs="Arial"/>
          <w:color w:val="24292F"/>
          <w:sz w:val="20"/>
          <w:szCs w:val="20"/>
        </w:rPr>
        <w:t xml:space="preserve">a; </w:t>
      </w:r>
      <w:r w:rsidR="00DB72A3">
        <w:rPr>
          <w:rFonts w:ascii="Arial" w:eastAsia="Times New Roman" w:hAnsi="Arial" w:cs="Arial"/>
          <w:color w:val="24292F"/>
          <w:sz w:val="20"/>
          <w:szCs w:val="20"/>
        </w:rPr>
        <w:t>Fig. S4</w:t>
      </w:r>
      <w:r w:rsidRPr="00961490">
        <w:rPr>
          <w:rFonts w:ascii="Arial" w:eastAsia="Times New Roman" w:hAnsi="Arial" w:cs="Arial"/>
          <w:color w:val="24292F"/>
          <w:sz w:val="20"/>
          <w:szCs w:val="20"/>
        </w:rPr>
        <w:t xml:space="preserve">). The top performing causality models according to </w:t>
      </w:r>
      <w:proofErr w:type="spellStart"/>
      <w:r w:rsidRPr="00961490">
        <w:rPr>
          <w:rFonts w:ascii="Arial" w:eastAsia="Times New Roman" w:hAnsi="Arial" w:cs="Arial"/>
          <w:color w:val="24292F"/>
          <w:sz w:val="20"/>
          <w:szCs w:val="20"/>
        </w:rPr>
        <w:t>CICc</w:t>
      </w:r>
      <w:proofErr w:type="spellEnd"/>
      <w:r w:rsidRPr="00961490">
        <w:rPr>
          <w:rFonts w:ascii="Arial" w:eastAsia="Times New Roman" w:hAnsi="Arial" w:cs="Arial"/>
          <w:color w:val="24292F"/>
          <w:sz w:val="20"/>
          <w:szCs w:val="20"/>
        </w:rPr>
        <w:t xml:space="preserve"> values (using both </w:t>
      </w:r>
      <w:proofErr w:type="spellStart"/>
      <w:r w:rsidRPr="00961490">
        <w:rPr>
          <w:rFonts w:ascii="Arial" w:eastAsia="Times New Roman" w:hAnsi="Arial" w:cs="Arial"/>
          <w:color w:val="24292F"/>
          <w:sz w:val="20"/>
          <w:szCs w:val="20"/>
        </w:rPr>
        <w:t>Pagel’s</w:t>
      </w:r>
      <w:proofErr w:type="spellEnd"/>
      <w:r w:rsidRPr="00961490">
        <w:rPr>
          <w:rFonts w:ascii="Arial" w:eastAsia="Times New Roman" w:hAnsi="Arial" w:cs="Arial"/>
          <w:color w:val="24292F"/>
          <w:sz w:val="20"/>
          <w:szCs w:val="20"/>
        </w:rPr>
        <w:t xml:space="preserve"> λ and Brownian Motion models of evolution) were averaged for interpretation and visualization. </w:t>
      </w:r>
    </w:p>
    <w:p w14:paraId="24F14103" w14:textId="77777777" w:rsidR="00E6133D" w:rsidRPr="00980C22" w:rsidRDefault="00E6133D" w:rsidP="00E6133D">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961490" w:rsidRDefault="00E6133D" w:rsidP="00E6133D">
      <w:pPr>
        <w:pBdr>
          <w:top w:val="nil"/>
          <w:left w:val="nil"/>
          <w:bottom w:val="nil"/>
          <w:right w:val="nil"/>
          <w:between w:val="nil"/>
        </w:pBdr>
        <w:contextualSpacing/>
        <w:rPr>
          <w:rFonts w:ascii="Arial" w:hAnsi="Arial" w:cs="Arial"/>
          <w:b/>
          <w:color w:val="000000"/>
          <w:sz w:val="20"/>
          <w:szCs w:val="20"/>
        </w:rPr>
      </w:pPr>
    </w:p>
    <w:p w14:paraId="1124750D" w14:textId="48B77BE7" w:rsidR="00E6133D" w:rsidRPr="00961490" w:rsidRDefault="00961490" w:rsidP="00961490">
      <w:pPr>
        <w:spacing w:before="120"/>
        <w:rPr>
          <w:rFonts w:ascii="Arial" w:eastAsia="Times New Roman" w:hAnsi="Arial" w:cs="Arial"/>
          <w:sz w:val="20"/>
          <w:szCs w:val="20"/>
        </w:rPr>
      </w:pPr>
      <w:r w:rsidRPr="00961490">
        <w:rPr>
          <w:rFonts w:ascii="Arial" w:eastAsia="Times New Roman" w:hAnsi="Arial" w:cs="Arial"/>
          <w:sz w:val="20"/>
          <w:szCs w:val="20"/>
        </w:rPr>
        <w:t xml:space="preserve">The authors would like to acknowledge many contributors for their field assistance during collection of Global Coral Microbiome Project data in this manuscript. These include: Tasman Douglass, Margaux Hein, Frazer McGregor, Kathy Morrow, Katia Nicolet, Cathie Page, and Gergely </w:t>
      </w:r>
      <w:proofErr w:type="spellStart"/>
      <w:r w:rsidRPr="00961490">
        <w:rPr>
          <w:rFonts w:ascii="Arial" w:eastAsia="Times New Roman" w:hAnsi="Arial" w:cs="Arial"/>
          <w:sz w:val="20"/>
          <w:szCs w:val="20"/>
        </w:rPr>
        <w:t>Torda</w:t>
      </w:r>
      <w:proofErr w:type="spellEnd"/>
      <w:r w:rsidRPr="00961490">
        <w:rPr>
          <w:rFonts w:ascii="Arial" w:eastAsia="Times New Roman" w:hAnsi="Arial" w:cs="Arial"/>
          <w:sz w:val="20"/>
          <w:szCs w:val="20"/>
        </w:rPr>
        <w:t xml:space="preserve"> for their field assistance in Australia; Valeria Pizarro, Mateo López-Victoria, Alaina </w:t>
      </w:r>
      <w:proofErr w:type="spellStart"/>
      <w:r w:rsidRPr="00961490">
        <w:rPr>
          <w:rFonts w:ascii="Arial" w:eastAsia="Times New Roman" w:hAnsi="Arial" w:cs="Arial"/>
          <w:sz w:val="20"/>
          <w:szCs w:val="20"/>
        </w:rPr>
        <w:t>Weinheimer</w:t>
      </w:r>
      <w:proofErr w:type="spellEnd"/>
      <w:r w:rsidRPr="00961490">
        <w:rPr>
          <w:rFonts w:ascii="Arial" w:eastAsia="Times New Roman" w:hAnsi="Arial" w:cs="Arial"/>
          <w:sz w:val="20"/>
          <w:szCs w:val="20"/>
        </w:rPr>
        <w:t xml:space="preserve">, Claudia Tatiana Galindo Martínez for Assistance in Colombia; </w:t>
      </w:r>
      <w:r w:rsidRPr="00961490">
        <w:rPr>
          <w:rFonts w:ascii="Arial" w:eastAsia="Times New Roman" w:hAnsi="Arial" w:cs="Arial"/>
          <w:color w:val="222222"/>
          <w:sz w:val="20"/>
          <w:szCs w:val="20"/>
          <w:highlight w:val="white"/>
        </w:rPr>
        <w:t xml:space="preserve">Chris </w:t>
      </w:r>
      <w:proofErr w:type="spellStart"/>
      <w:r w:rsidRPr="00961490">
        <w:rPr>
          <w:rFonts w:ascii="Arial" w:eastAsia="Times New Roman" w:hAnsi="Arial" w:cs="Arial"/>
          <w:color w:val="222222"/>
          <w:sz w:val="20"/>
          <w:szCs w:val="20"/>
          <w:highlight w:val="white"/>
        </w:rPr>
        <w:t>Voolstra</w:t>
      </w:r>
      <w:proofErr w:type="spellEnd"/>
      <w:r w:rsidRPr="00961490">
        <w:rPr>
          <w:rFonts w:ascii="Arial" w:eastAsia="Times New Roman" w:hAnsi="Arial" w:cs="Arial"/>
          <w:color w:val="222222"/>
          <w:sz w:val="20"/>
          <w:szCs w:val="20"/>
          <w:highlight w:val="white"/>
        </w:rPr>
        <w:t xml:space="preserve">, Maren Ziegler, Anna </w:t>
      </w:r>
      <w:proofErr w:type="spellStart"/>
      <w:r w:rsidRPr="00961490">
        <w:rPr>
          <w:rFonts w:ascii="Arial" w:eastAsia="Times New Roman" w:hAnsi="Arial" w:cs="Arial"/>
          <w:color w:val="222222"/>
          <w:sz w:val="20"/>
          <w:szCs w:val="20"/>
          <w:highlight w:val="white"/>
        </w:rPr>
        <w:t>Roik</w:t>
      </w:r>
      <w:proofErr w:type="spellEnd"/>
      <w:r w:rsidRPr="00961490">
        <w:rPr>
          <w:rFonts w:ascii="Arial" w:eastAsia="Times New Roman" w:hAnsi="Arial" w:cs="Arial"/>
          <w:color w:val="222222"/>
          <w:sz w:val="20"/>
          <w:szCs w:val="20"/>
          <w:highlight w:val="white"/>
        </w:rPr>
        <w:t xml:space="preserve">, and many others at </w:t>
      </w:r>
      <w:r w:rsidRPr="00961490">
        <w:rPr>
          <w:rFonts w:ascii="Arial" w:eastAsia="Times New Roman" w:hAnsi="Arial" w:cs="Arial"/>
          <w:sz w:val="20"/>
          <w:szCs w:val="20"/>
        </w:rPr>
        <w:t>King Abdullah University of Science and Technology (</w:t>
      </w:r>
      <w:r w:rsidRPr="00961490">
        <w:rPr>
          <w:rFonts w:ascii="Arial" w:eastAsia="Times New Roman" w:hAnsi="Arial" w:cs="Arial"/>
          <w:color w:val="222222"/>
          <w:sz w:val="20"/>
          <w:szCs w:val="20"/>
          <w:highlight w:val="white"/>
        </w:rPr>
        <w:t xml:space="preserve">KAUST) for field assistance in Saudi Arabia; Mark </w:t>
      </w:r>
      <w:proofErr w:type="spellStart"/>
      <w:r w:rsidRPr="00961490">
        <w:rPr>
          <w:rFonts w:ascii="Arial" w:eastAsia="Times New Roman" w:hAnsi="Arial" w:cs="Arial"/>
          <w:color w:val="222222"/>
          <w:sz w:val="20"/>
          <w:szCs w:val="20"/>
          <w:highlight w:val="white"/>
        </w:rPr>
        <w:t>Vermeij</w:t>
      </w:r>
      <w:proofErr w:type="spellEnd"/>
      <w:r w:rsidRPr="00961490">
        <w:rPr>
          <w:rFonts w:ascii="Arial" w:eastAsia="Times New Roman" w:hAnsi="Arial" w:cs="Arial"/>
          <w:color w:val="222222"/>
          <w:sz w:val="20"/>
          <w:szCs w:val="20"/>
          <w:highlight w:val="white"/>
        </w:rPr>
        <w:t xml:space="preserve">, Kristen </w:t>
      </w:r>
      <w:proofErr w:type="spellStart"/>
      <w:r w:rsidRPr="00961490">
        <w:rPr>
          <w:rFonts w:ascii="Arial" w:eastAsia="Times New Roman" w:hAnsi="Arial" w:cs="Arial"/>
          <w:color w:val="222222"/>
          <w:sz w:val="20"/>
          <w:szCs w:val="20"/>
          <w:highlight w:val="white"/>
        </w:rPr>
        <w:t>Marhaver</w:t>
      </w:r>
      <w:proofErr w:type="spellEnd"/>
      <w:r w:rsidRPr="00961490">
        <w:rPr>
          <w:rFonts w:ascii="Arial" w:eastAsia="Times New Roman" w:hAnsi="Arial" w:cs="Arial"/>
          <w:color w:val="222222"/>
          <w:sz w:val="20"/>
          <w:szCs w:val="20"/>
          <w:highlight w:val="white"/>
        </w:rPr>
        <w:t xml:space="preserve">, Pedro </w:t>
      </w:r>
      <w:proofErr w:type="spellStart"/>
      <w:r w:rsidRPr="00961490">
        <w:rPr>
          <w:rFonts w:ascii="Arial" w:eastAsia="Times New Roman" w:hAnsi="Arial" w:cs="Arial"/>
          <w:color w:val="222222"/>
          <w:sz w:val="20"/>
          <w:szCs w:val="20"/>
          <w:highlight w:val="white"/>
        </w:rPr>
        <w:t>Frade</w:t>
      </w:r>
      <w:proofErr w:type="spellEnd"/>
      <w:r w:rsidRPr="00961490">
        <w:rPr>
          <w:rFonts w:ascii="Arial" w:eastAsia="Times New Roman" w:hAnsi="Arial" w:cs="Arial"/>
          <w:color w:val="222222"/>
          <w:sz w:val="20"/>
          <w:szCs w:val="20"/>
          <w:highlight w:val="white"/>
        </w:rPr>
        <w:t xml:space="preserve">, Ben Mueller, and others at CARMABI for field assistance during sampling in Curaçao; </w:t>
      </w:r>
      <w:proofErr w:type="spellStart"/>
      <w:r w:rsidRPr="00961490">
        <w:rPr>
          <w:rFonts w:ascii="Arial" w:eastAsia="Times New Roman" w:hAnsi="Arial" w:cs="Arial"/>
          <w:color w:val="222222"/>
          <w:sz w:val="20"/>
          <w:szCs w:val="20"/>
          <w:highlight w:val="white"/>
        </w:rPr>
        <w:t>Danwei</w:t>
      </w:r>
      <w:proofErr w:type="spellEnd"/>
      <w:r w:rsidRPr="00961490">
        <w:rPr>
          <w:rFonts w:ascii="Arial" w:eastAsia="Times New Roman" w:hAnsi="Arial" w:cs="Arial"/>
          <w:color w:val="222222"/>
          <w:sz w:val="20"/>
          <w:szCs w:val="20"/>
          <w:highlight w:val="white"/>
        </w:rPr>
        <w:t xml:space="preserve"> Huang for field assistance in Singapore; Ruth Gates, Katie </w:t>
      </w:r>
      <w:proofErr w:type="spellStart"/>
      <w:r w:rsidRPr="00961490">
        <w:rPr>
          <w:rFonts w:ascii="Arial" w:eastAsia="Times New Roman" w:hAnsi="Arial" w:cs="Arial"/>
          <w:color w:val="222222"/>
          <w:sz w:val="20"/>
          <w:szCs w:val="20"/>
          <w:highlight w:val="white"/>
        </w:rPr>
        <w:t>Barrott</w:t>
      </w:r>
      <w:proofErr w:type="spellEnd"/>
      <w:r w:rsidRPr="00961490">
        <w:rPr>
          <w:rFonts w:ascii="Arial" w:eastAsia="Times New Roman" w:hAnsi="Arial" w:cs="Arial"/>
          <w:color w:val="222222"/>
          <w:sz w:val="20"/>
          <w:szCs w:val="20"/>
          <w:highlight w:val="white"/>
        </w:rPr>
        <w:t xml:space="preserve">, Courtney Couch, and </w:t>
      </w:r>
      <w:proofErr w:type="spellStart"/>
      <w:r w:rsidRPr="00961490">
        <w:rPr>
          <w:rFonts w:ascii="Arial" w:eastAsia="Times New Roman" w:hAnsi="Arial" w:cs="Arial"/>
          <w:color w:val="222222"/>
          <w:sz w:val="20"/>
          <w:szCs w:val="20"/>
          <w:highlight w:val="white"/>
        </w:rPr>
        <w:t>Keoki</w:t>
      </w:r>
      <w:proofErr w:type="spellEnd"/>
      <w:r w:rsidRPr="00961490">
        <w:rPr>
          <w:rFonts w:ascii="Arial" w:eastAsia="Times New Roman" w:hAnsi="Arial" w:cs="Arial"/>
          <w:color w:val="222222"/>
          <w:sz w:val="20"/>
          <w:szCs w:val="20"/>
          <w:highlight w:val="white"/>
        </w:rPr>
        <w:t xml:space="preserve"> </w:t>
      </w:r>
      <w:proofErr w:type="spellStart"/>
      <w:r w:rsidRPr="00961490">
        <w:rPr>
          <w:rFonts w:ascii="Arial" w:eastAsia="Times New Roman" w:hAnsi="Arial" w:cs="Arial"/>
          <w:color w:val="222222"/>
          <w:sz w:val="20"/>
          <w:szCs w:val="20"/>
          <w:highlight w:val="white"/>
        </w:rPr>
        <w:t>Stender</w:t>
      </w:r>
      <w:proofErr w:type="spellEnd"/>
      <w:r w:rsidRPr="00961490">
        <w:rPr>
          <w:rFonts w:ascii="Arial" w:eastAsia="Times New Roman" w:hAnsi="Arial" w:cs="Arial"/>
          <w:color w:val="222222"/>
          <w:sz w:val="20"/>
          <w:szCs w:val="20"/>
          <w:highlight w:val="white"/>
        </w:rPr>
        <w:t xml:space="preserve"> for field assistance in </w:t>
      </w:r>
      <w:proofErr w:type="spellStart"/>
      <w:r w:rsidRPr="00961490">
        <w:rPr>
          <w:rFonts w:ascii="Arial" w:eastAsia="Times New Roman" w:hAnsi="Arial" w:cs="Arial"/>
          <w:color w:val="222222"/>
          <w:sz w:val="20"/>
          <w:szCs w:val="20"/>
          <w:highlight w:val="white"/>
        </w:rPr>
        <w:t>Hawai΄i</w:t>
      </w:r>
      <w:proofErr w:type="spellEnd"/>
      <w:r w:rsidRPr="00961490">
        <w:rPr>
          <w:rFonts w:ascii="Arial" w:eastAsia="Times New Roman" w:hAnsi="Arial" w:cs="Arial"/>
          <w:color w:val="222222"/>
          <w:sz w:val="20"/>
          <w:szCs w:val="20"/>
          <w:highlight w:val="white"/>
        </w:rPr>
        <w:t xml:space="preserve">; </w:t>
      </w:r>
      <w:r w:rsidRPr="00961490">
        <w:rPr>
          <w:rFonts w:ascii="Arial" w:eastAsia="Times New Roman" w:hAnsi="Arial" w:cs="Arial"/>
          <w:sz w:val="20"/>
          <w:szCs w:val="20"/>
        </w:rPr>
        <w:t xml:space="preserve">and </w:t>
      </w:r>
      <w:proofErr w:type="spellStart"/>
      <w:r w:rsidRPr="00961490">
        <w:rPr>
          <w:rFonts w:ascii="Arial" w:eastAsia="Times New Roman" w:hAnsi="Arial" w:cs="Arial"/>
          <w:sz w:val="20"/>
          <w:szCs w:val="20"/>
        </w:rPr>
        <w:t>Lyndsy</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Gazda</w:t>
      </w:r>
      <w:proofErr w:type="spellEnd"/>
      <w:r w:rsidRPr="00961490">
        <w:rPr>
          <w:rFonts w:ascii="Arial" w:eastAsia="Times New Roman" w:hAnsi="Arial" w:cs="Arial"/>
          <w:sz w:val="20"/>
          <w:szCs w:val="20"/>
        </w:rPr>
        <w:t xml:space="preserve">, Jamie Lee Proffitt, Gabriele Swain, and Alaina </w:t>
      </w:r>
      <w:proofErr w:type="spellStart"/>
      <w:r w:rsidRPr="00961490">
        <w:rPr>
          <w:rFonts w:ascii="Arial" w:eastAsia="Times New Roman" w:hAnsi="Arial" w:cs="Arial"/>
          <w:sz w:val="20"/>
          <w:szCs w:val="20"/>
        </w:rPr>
        <w:t>Weinheimer</w:t>
      </w:r>
      <w:proofErr w:type="spellEnd"/>
      <w:r w:rsidRPr="00961490">
        <w:rPr>
          <w:rFonts w:ascii="Arial" w:eastAsia="Times New Roman" w:hAnsi="Arial" w:cs="Arial"/>
          <w:sz w:val="20"/>
          <w:szCs w:val="20"/>
        </w:rPr>
        <w:t xml:space="preserve"> for their assistance in the laboratory. The authors also acknowledge the staff of the Coral Bay Research Station, Lizard Island Research Station, Lord Howe Island Marine Park, Lord </w:t>
      </w:r>
      <w:r w:rsidRPr="00961490">
        <w:rPr>
          <w:rFonts w:ascii="Arial" w:eastAsia="Times New Roman" w:hAnsi="Arial" w:cs="Arial"/>
          <w:sz w:val="20"/>
          <w:szCs w:val="20"/>
        </w:rPr>
        <w:lastRenderedPageBreak/>
        <w:t xml:space="preserve">Howe Island Research Station, the Australian Institute of Marine Science, and RV Cape Ferguson for their logistical support. This work was supported by a National Science Foundation Dimensions of Biodiversity grant (#1442306) to RVT and MM, an in-kind ​​UC San Diego Seed Grant in Microbiome Science grant to JZ, an NSF </w:t>
      </w:r>
      <w:proofErr w:type="spellStart"/>
      <w:r w:rsidRPr="00961490">
        <w:rPr>
          <w:rFonts w:ascii="Arial" w:eastAsia="Times New Roman" w:hAnsi="Arial" w:cs="Arial"/>
          <w:sz w:val="20"/>
          <w:szCs w:val="20"/>
        </w:rPr>
        <w:t>IoS</w:t>
      </w:r>
      <w:proofErr w:type="spellEnd"/>
      <w:r w:rsidRPr="00961490">
        <w:rPr>
          <w:rFonts w:ascii="Arial" w:eastAsia="Times New Roman" w:hAnsi="Arial" w:cs="Arial"/>
          <w:sz w:val="20"/>
          <w:szCs w:val="20"/>
        </w:rPr>
        <w:t xml:space="preserve"> CAREER grant (#1942647) to JZ, and an NSF Postdoctoral Research Fellowship in Biology (#2006244) to H</w:t>
      </w:r>
      <w:r>
        <w:rPr>
          <w:rFonts w:ascii="Arial" w:eastAsia="Times New Roman" w:hAnsi="Arial" w:cs="Arial"/>
          <w:sz w:val="20"/>
          <w:szCs w:val="20"/>
        </w:rPr>
        <w:t>E</w:t>
      </w:r>
      <w:r w:rsidRPr="00961490">
        <w:rPr>
          <w:rFonts w:ascii="Arial" w:eastAsia="Times New Roman" w:hAnsi="Arial" w:cs="Arial"/>
          <w:sz w:val="20"/>
          <w:szCs w:val="20"/>
        </w:rPr>
        <w:t>E.</w:t>
      </w:r>
    </w:p>
    <w:p w14:paraId="2BE47C3A" w14:textId="0DA47F72" w:rsidR="00961490" w:rsidRDefault="00E6133D" w:rsidP="00961490">
      <w:pPr>
        <w:pBdr>
          <w:top w:val="nil"/>
          <w:left w:val="nil"/>
          <w:bottom w:val="nil"/>
          <w:right w:val="nil"/>
          <w:between w:val="nil"/>
        </w:pBdr>
        <w:contextualSpacing/>
        <w:rPr>
          <w:rFonts w:ascii="Arial" w:hAnsi="Arial" w:cs="Arial"/>
          <w:color w:val="000000"/>
          <w:sz w:val="20"/>
          <w:szCs w:val="20"/>
        </w:rPr>
      </w:pPr>
      <w:r w:rsidRPr="00F649EE">
        <w:rPr>
          <w:rFonts w:ascii="Arial" w:hAnsi="Arial" w:cs="Arial"/>
          <w:b/>
          <w:color w:val="000000"/>
          <w:sz w:val="20"/>
          <w:szCs w:val="20"/>
        </w:rPr>
        <w:t>References</w:t>
      </w:r>
    </w:p>
    <w:p w14:paraId="7ABA0330" w14:textId="77777777" w:rsidR="00961490" w:rsidRPr="00961490" w:rsidRDefault="00961490" w:rsidP="00961490">
      <w:pPr>
        <w:pBdr>
          <w:top w:val="nil"/>
          <w:left w:val="nil"/>
          <w:bottom w:val="nil"/>
          <w:right w:val="nil"/>
          <w:between w:val="nil"/>
        </w:pBdr>
        <w:contextualSpacing/>
        <w:rPr>
          <w:rFonts w:ascii="Arial" w:hAnsi="Arial" w:cs="Arial"/>
          <w:color w:val="000000"/>
          <w:sz w:val="20"/>
          <w:szCs w:val="20"/>
        </w:rPr>
      </w:pPr>
    </w:p>
    <w:p w14:paraId="777E83CD"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 </w:t>
      </w:r>
      <w:r w:rsidRPr="00961490">
        <w:rPr>
          <w:rFonts w:ascii="Arial" w:hAnsi="Arial" w:cs="Arial"/>
          <w:sz w:val="20"/>
          <w:szCs w:val="20"/>
        </w:rPr>
        <w:tab/>
        <w:t xml:space="preserve">K. Healy, T. H. G. </w:t>
      </w:r>
      <w:proofErr w:type="spellStart"/>
      <w:r w:rsidRPr="00961490">
        <w:rPr>
          <w:rFonts w:ascii="Arial" w:hAnsi="Arial" w:cs="Arial"/>
          <w:sz w:val="20"/>
          <w:szCs w:val="20"/>
        </w:rPr>
        <w:t>Ezard</w:t>
      </w:r>
      <w:proofErr w:type="spellEnd"/>
      <w:r w:rsidRPr="00961490">
        <w:rPr>
          <w:rFonts w:ascii="Arial" w:hAnsi="Arial" w:cs="Arial"/>
          <w:sz w:val="20"/>
          <w:szCs w:val="20"/>
        </w:rPr>
        <w:t xml:space="preserve">, O. R. Jones, R. Salguero-Gómez, Y. M. Buckley, Animal life history is shaped by the pace of life and the distribution of age-specific mortality and reproduction. </w:t>
      </w:r>
      <w:r w:rsidRPr="00961490">
        <w:rPr>
          <w:rFonts w:ascii="Arial" w:hAnsi="Arial" w:cs="Arial"/>
          <w:i/>
          <w:sz w:val="20"/>
          <w:szCs w:val="20"/>
        </w:rPr>
        <w:t xml:space="preserve">Nat. Ecol. </w:t>
      </w:r>
      <w:proofErr w:type="spellStart"/>
      <w:r w:rsidRPr="00961490">
        <w:rPr>
          <w:rFonts w:ascii="Arial" w:hAnsi="Arial" w:cs="Arial"/>
          <w:i/>
          <w:sz w:val="20"/>
          <w:szCs w:val="20"/>
        </w:rPr>
        <w:t>Evol</w:t>
      </w:r>
      <w:proofErr w:type="spellEnd"/>
      <w:r w:rsidRPr="00961490">
        <w:rPr>
          <w:rFonts w:ascii="Arial" w:hAnsi="Arial" w:cs="Arial"/>
          <w:i/>
          <w:sz w:val="20"/>
          <w:szCs w:val="20"/>
        </w:rPr>
        <w:t xml:space="preserve">. </w:t>
      </w:r>
      <w:r w:rsidRPr="00961490">
        <w:rPr>
          <w:rFonts w:ascii="Arial" w:hAnsi="Arial" w:cs="Arial"/>
          <w:sz w:val="20"/>
          <w:szCs w:val="20"/>
        </w:rPr>
        <w:t>3, 1217–1224 (2019).</w:t>
      </w:r>
    </w:p>
    <w:p w14:paraId="4B933B4B"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 </w:t>
      </w:r>
      <w:r w:rsidRPr="00961490">
        <w:rPr>
          <w:rFonts w:ascii="Arial" w:hAnsi="Arial" w:cs="Arial"/>
          <w:sz w:val="20"/>
          <w:szCs w:val="20"/>
        </w:rPr>
        <w:tab/>
        <w:t xml:space="preserve">E. S. Darling, L. Alvarez-Filip, T. A. Oliver, T. R. McClanahan, I. M. </w:t>
      </w:r>
      <w:proofErr w:type="spellStart"/>
      <w:r w:rsidRPr="00961490">
        <w:rPr>
          <w:rFonts w:ascii="Arial" w:hAnsi="Arial" w:cs="Arial"/>
          <w:sz w:val="20"/>
          <w:szCs w:val="20"/>
        </w:rPr>
        <w:t>Côté</w:t>
      </w:r>
      <w:proofErr w:type="spellEnd"/>
      <w:r w:rsidRPr="00961490">
        <w:rPr>
          <w:rFonts w:ascii="Arial" w:hAnsi="Arial" w:cs="Arial"/>
          <w:sz w:val="20"/>
          <w:szCs w:val="20"/>
        </w:rPr>
        <w:t xml:space="preserve">, Evaluating life-history strategies of reef corals from species traits. </w:t>
      </w:r>
      <w:r w:rsidRPr="00961490">
        <w:rPr>
          <w:rFonts w:ascii="Arial" w:hAnsi="Arial" w:cs="Arial"/>
          <w:i/>
          <w:sz w:val="20"/>
          <w:szCs w:val="20"/>
        </w:rPr>
        <w:t xml:space="preserve">Ecol. Lett. </w:t>
      </w:r>
      <w:r w:rsidRPr="00961490">
        <w:rPr>
          <w:rFonts w:ascii="Arial" w:hAnsi="Arial" w:cs="Arial"/>
          <w:sz w:val="20"/>
          <w:szCs w:val="20"/>
        </w:rPr>
        <w:t>15, 1378–1386 (2012).</w:t>
      </w:r>
    </w:p>
    <w:p w14:paraId="6A5694C5"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 </w:t>
      </w:r>
      <w:r w:rsidRPr="00961490">
        <w:rPr>
          <w:rFonts w:ascii="Arial" w:hAnsi="Arial" w:cs="Arial"/>
          <w:sz w:val="20"/>
          <w:szCs w:val="20"/>
        </w:rPr>
        <w:tab/>
        <w:t xml:space="preserve">P. J. van der Most, B. de Jong, H. K. </w:t>
      </w:r>
      <w:proofErr w:type="spellStart"/>
      <w:r w:rsidRPr="00961490">
        <w:rPr>
          <w:rFonts w:ascii="Arial" w:hAnsi="Arial" w:cs="Arial"/>
          <w:sz w:val="20"/>
          <w:szCs w:val="20"/>
        </w:rPr>
        <w:t>Parmentier</w:t>
      </w:r>
      <w:proofErr w:type="spellEnd"/>
      <w:r w:rsidRPr="00961490">
        <w:rPr>
          <w:rFonts w:ascii="Arial" w:hAnsi="Arial" w:cs="Arial"/>
          <w:sz w:val="20"/>
          <w:szCs w:val="20"/>
        </w:rPr>
        <w:t xml:space="preserve">, S. Verhulst, Trade-off between growth and immune function: a meta-analysis of selection experiments. </w:t>
      </w:r>
      <w:proofErr w:type="spellStart"/>
      <w:r w:rsidRPr="00961490">
        <w:rPr>
          <w:rFonts w:ascii="Arial" w:hAnsi="Arial" w:cs="Arial"/>
          <w:i/>
          <w:sz w:val="20"/>
          <w:szCs w:val="20"/>
        </w:rPr>
        <w:t>Funct</w:t>
      </w:r>
      <w:proofErr w:type="spellEnd"/>
      <w:r w:rsidRPr="00961490">
        <w:rPr>
          <w:rFonts w:ascii="Arial" w:hAnsi="Arial" w:cs="Arial"/>
          <w:i/>
          <w:sz w:val="20"/>
          <w:szCs w:val="20"/>
        </w:rPr>
        <w:t xml:space="preserve">. Ecol. </w:t>
      </w:r>
      <w:r w:rsidRPr="00961490">
        <w:rPr>
          <w:rFonts w:ascii="Arial" w:hAnsi="Arial" w:cs="Arial"/>
          <w:sz w:val="20"/>
          <w:szCs w:val="20"/>
        </w:rPr>
        <w:t>25, 74–80 (2011).</w:t>
      </w:r>
    </w:p>
    <w:p w14:paraId="16963252" w14:textId="6611BDF0"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 </w:t>
      </w:r>
      <w:r w:rsidRPr="00961490">
        <w:rPr>
          <w:rFonts w:ascii="Arial" w:hAnsi="Arial" w:cs="Arial"/>
          <w:sz w:val="20"/>
          <w:szCs w:val="20"/>
        </w:rPr>
        <w:tab/>
        <w:t xml:space="preserve">A. V. </w:t>
      </w:r>
      <w:proofErr w:type="spellStart"/>
      <w:r w:rsidRPr="00961490">
        <w:rPr>
          <w:rFonts w:ascii="Arial" w:hAnsi="Arial" w:cs="Arial"/>
          <w:sz w:val="20"/>
          <w:szCs w:val="20"/>
        </w:rPr>
        <w:t>Badyaev</w:t>
      </w:r>
      <w:proofErr w:type="spellEnd"/>
      <w:r w:rsidRPr="00961490">
        <w:rPr>
          <w:rFonts w:ascii="Arial" w:hAnsi="Arial" w:cs="Arial"/>
          <w:sz w:val="20"/>
          <w:szCs w:val="20"/>
        </w:rPr>
        <w:t xml:space="preserve">, C. K. </w:t>
      </w:r>
      <w:proofErr w:type="spellStart"/>
      <w:r w:rsidRPr="00961490">
        <w:rPr>
          <w:rFonts w:ascii="Arial" w:hAnsi="Arial" w:cs="Arial"/>
          <w:sz w:val="20"/>
          <w:szCs w:val="20"/>
        </w:rPr>
        <w:t>Ghalambor</w:t>
      </w:r>
      <w:proofErr w:type="spellEnd"/>
      <w:r w:rsidRPr="00961490">
        <w:rPr>
          <w:rFonts w:ascii="Arial" w:hAnsi="Arial" w:cs="Arial"/>
          <w:sz w:val="20"/>
          <w:szCs w:val="20"/>
        </w:rPr>
        <w:t xml:space="preserve">, Evolution of life histories along elevational gradients: Trade-off between parental care and fecundity. </w:t>
      </w:r>
      <w:r w:rsidRPr="00961490">
        <w:rPr>
          <w:rFonts w:ascii="Arial" w:hAnsi="Arial" w:cs="Arial"/>
          <w:i/>
          <w:sz w:val="20"/>
          <w:szCs w:val="20"/>
        </w:rPr>
        <w:t xml:space="preserve">Ecology </w:t>
      </w:r>
      <w:r w:rsidRPr="00961490">
        <w:rPr>
          <w:rFonts w:ascii="Arial" w:hAnsi="Arial" w:cs="Arial"/>
          <w:sz w:val="20"/>
          <w:szCs w:val="20"/>
        </w:rPr>
        <w:t>82, 2948–2960 (2001).</w:t>
      </w:r>
    </w:p>
    <w:p w14:paraId="1B1524B8"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 </w:t>
      </w:r>
      <w:r w:rsidRPr="00961490">
        <w:rPr>
          <w:rFonts w:ascii="Arial" w:hAnsi="Arial" w:cs="Arial"/>
          <w:sz w:val="20"/>
          <w:szCs w:val="20"/>
        </w:rPr>
        <w:tab/>
        <w:t xml:space="preserve">S. S. Padda, J. R. Glass, Z. R. </w:t>
      </w:r>
      <w:proofErr w:type="spellStart"/>
      <w:r w:rsidRPr="00961490">
        <w:rPr>
          <w:rFonts w:ascii="Arial" w:hAnsi="Arial" w:cs="Arial"/>
          <w:sz w:val="20"/>
          <w:szCs w:val="20"/>
        </w:rPr>
        <w:t>Stahlschmidt</w:t>
      </w:r>
      <w:proofErr w:type="spellEnd"/>
      <w:r w:rsidRPr="00961490">
        <w:rPr>
          <w:rFonts w:ascii="Arial" w:hAnsi="Arial" w:cs="Arial"/>
          <w:sz w:val="20"/>
          <w:szCs w:val="20"/>
        </w:rPr>
        <w:t xml:space="preserve">, </w:t>
      </w:r>
      <w:proofErr w:type="gramStart"/>
      <w:r w:rsidRPr="00961490">
        <w:rPr>
          <w:rFonts w:ascii="Arial" w:hAnsi="Arial" w:cs="Arial"/>
          <w:sz w:val="20"/>
          <w:szCs w:val="20"/>
        </w:rPr>
        <w:t>When</w:t>
      </w:r>
      <w:proofErr w:type="gramEnd"/>
      <w:r w:rsidRPr="00961490">
        <w:rPr>
          <w:rFonts w:ascii="Arial" w:hAnsi="Arial" w:cs="Arial"/>
          <w:sz w:val="20"/>
          <w:szCs w:val="20"/>
        </w:rPr>
        <w:t xml:space="preserve"> it’s hot and dry: life-history strategy influences the effects of heat waves and water limitation. </w:t>
      </w:r>
      <w:r w:rsidRPr="00961490">
        <w:rPr>
          <w:rFonts w:ascii="Arial" w:hAnsi="Arial" w:cs="Arial"/>
          <w:i/>
          <w:sz w:val="20"/>
          <w:szCs w:val="20"/>
        </w:rPr>
        <w:t xml:space="preserve">J. Exp. Biol. </w:t>
      </w:r>
      <w:r w:rsidRPr="00961490">
        <w:rPr>
          <w:rFonts w:ascii="Arial" w:hAnsi="Arial" w:cs="Arial"/>
          <w:sz w:val="20"/>
          <w:szCs w:val="20"/>
        </w:rPr>
        <w:t>224, jeb236398 (2021).</w:t>
      </w:r>
    </w:p>
    <w:p w14:paraId="152E71C6" w14:textId="1ECA6AF9"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 </w:t>
      </w:r>
      <w:r w:rsidRPr="00961490">
        <w:rPr>
          <w:rFonts w:ascii="Arial" w:hAnsi="Arial" w:cs="Arial"/>
          <w:sz w:val="20"/>
          <w:szCs w:val="20"/>
        </w:rPr>
        <w:tab/>
        <w:t xml:space="preserve">R. </w:t>
      </w:r>
      <w:proofErr w:type="spellStart"/>
      <w:r w:rsidRPr="00961490">
        <w:rPr>
          <w:rFonts w:ascii="Arial" w:hAnsi="Arial" w:cs="Arial"/>
          <w:sz w:val="20"/>
          <w:szCs w:val="20"/>
        </w:rPr>
        <w:t>Tollrian</w:t>
      </w:r>
      <w:proofErr w:type="spellEnd"/>
      <w:r w:rsidRPr="00961490">
        <w:rPr>
          <w:rFonts w:ascii="Arial" w:hAnsi="Arial" w:cs="Arial"/>
          <w:sz w:val="20"/>
          <w:szCs w:val="20"/>
        </w:rPr>
        <w:t xml:space="preserve">, Predator-induced morphological defenses: costs, life history shifts, and maternal effects in </w:t>
      </w:r>
      <w:r w:rsidRPr="00961490">
        <w:rPr>
          <w:rFonts w:ascii="Arial" w:hAnsi="Arial" w:cs="Arial"/>
          <w:i/>
          <w:iCs/>
          <w:sz w:val="20"/>
          <w:szCs w:val="20"/>
        </w:rPr>
        <w:t xml:space="preserve">Daphnia </w:t>
      </w:r>
      <w:proofErr w:type="spellStart"/>
      <w:r w:rsidRPr="00961490">
        <w:rPr>
          <w:rFonts w:ascii="Arial" w:hAnsi="Arial" w:cs="Arial"/>
          <w:i/>
          <w:iCs/>
          <w:sz w:val="20"/>
          <w:szCs w:val="20"/>
        </w:rPr>
        <w:t>pulex</w:t>
      </w:r>
      <w:proofErr w:type="spellEnd"/>
      <w:r w:rsidRPr="00961490">
        <w:rPr>
          <w:rFonts w:ascii="Arial" w:hAnsi="Arial" w:cs="Arial"/>
          <w:sz w:val="20"/>
          <w:szCs w:val="20"/>
        </w:rPr>
        <w:t xml:space="preserve">. </w:t>
      </w:r>
      <w:r w:rsidRPr="00961490">
        <w:rPr>
          <w:rFonts w:ascii="Arial" w:hAnsi="Arial" w:cs="Arial"/>
          <w:i/>
          <w:sz w:val="20"/>
          <w:szCs w:val="20"/>
        </w:rPr>
        <w:t xml:space="preserve">Ecology </w:t>
      </w:r>
      <w:r w:rsidRPr="00961490">
        <w:rPr>
          <w:rFonts w:ascii="Arial" w:hAnsi="Arial" w:cs="Arial"/>
          <w:sz w:val="20"/>
          <w:szCs w:val="20"/>
        </w:rPr>
        <w:t>76, 1691–1705 (1995).</w:t>
      </w:r>
    </w:p>
    <w:p w14:paraId="31CF84FC"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7. </w:t>
      </w:r>
      <w:r w:rsidRPr="00961490">
        <w:rPr>
          <w:rFonts w:ascii="Arial" w:hAnsi="Arial" w:cs="Arial"/>
          <w:sz w:val="20"/>
          <w:szCs w:val="20"/>
        </w:rPr>
        <w:tab/>
        <w:t xml:space="preserve">R. L. </w:t>
      </w:r>
      <w:proofErr w:type="spellStart"/>
      <w:r w:rsidRPr="00961490">
        <w:rPr>
          <w:rFonts w:ascii="Arial" w:hAnsi="Arial" w:cs="Arial"/>
          <w:sz w:val="20"/>
          <w:szCs w:val="20"/>
        </w:rPr>
        <w:t>Lochmiller</w:t>
      </w:r>
      <w:proofErr w:type="spellEnd"/>
      <w:r w:rsidRPr="00961490">
        <w:rPr>
          <w:rFonts w:ascii="Arial" w:hAnsi="Arial" w:cs="Arial"/>
          <w:sz w:val="20"/>
          <w:szCs w:val="20"/>
        </w:rPr>
        <w:t xml:space="preserve">, C. </w:t>
      </w:r>
      <w:proofErr w:type="spellStart"/>
      <w:r w:rsidRPr="00961490">
        <w:rPr>
          <w:rFonts w:ascii="Arial" w:hAnsi="Arial" w:cs="Arial"/>
          <w:sz w:val="20"/>
          <w:szCs w:val="20"/>
        </w:rPr>
        <w:t>Deerenberg</w:t>
      </w:r>
      <w:proofErr w:type="spellEnd"/>
      <w:r w:rsidRPr="00961490">
        <w:rPr>
          <w:rFonts w:ascii="Arial" w:hAnsi="Arial" w:cs="Arial"/>
          <w:sz w:val="20"/>
          <w:szCs w:val="20"/>
        </w:rPr>
        <w:t xml:space="preserve">, Trade-offs in evolutionary immunology: just what is the cost of immunity? </w:t>
      </w:r>
      <w:r w:rsidRPr="00961490">
        <w:rPr>
          <w:rFonts w:ascii="Arial" w:hAnsi="Arial" w:cs="Arial"/>
          <w:i/>
          <w:sz w:val="20"/>
          <w:szCs w:val="20"/>
        </w:rPr>
        <w:t xml:space="preserve">Oikos </w:t>
      </w:r>
      <w:r w:rsidRPr="00961490">
        <w:rPr>
          <w:rFonts w:ascii="Arial" w:hAnsi="Arial" w:cs="Arial"/>
          <w:sz w:val="20"/>
          <w:szCs w:val="20"/>
        </w:rPr>
        <w:t>88, 87–98 (2000).</w:t>
      </w:r>
    </w:p>
    <w:p w14:paraId="012D790A"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8. </w:t>
      </w:r>
      <w:r w:rsidRPr="00961490">
        <w:rPr>
          <w:rFonts w:ascii="Arial" w:hAnsi="Arial" w:cs="Arial"/>
          <w:sz w:val="20"/>
          <w:szCs w:val="20"/>
        </w:rPr>
        <w:tab/>
        <w:t xml:space="preserve">J. Maynard, </w:t>
      </w:r>
      <w:r w:rsidRPr="00961490">
        <w:rPr>
          <w:rFonts w:ascii="Arial" w:hAnsi="Arial" w:cs="Arial"/>
          <w:i/>
          <w:sz w:val="20"/>
          <w:szCs w:val="20"/>
        </w:rPr>
        <w:t>et al.</w:t>
      </w:r>
      <w:r w:rsidRPr="00961490">
        <w:rPr>
          <w:rFonts w:ascii="Arial" w:hAnsi="Arial" w:cs="Arial"/>
          <w:sz w:val="20"/>
          <w:szCs w:val="20"/>
        </w:rPr>
        <w:t xml:space="preserve">, Projections of climate conditions that increase coral disease susceptibility and pathogen abundance and virulence. </w:t>
      </w:r>
      <w:r w:rsidRPr="00961490">
        <w:rPr>
          <w:rFonts w:ascii="Arial" w:hAnsi="Arial" w:cs="Arial"/>
          <w:i/>
          <w:sz w:val="20"/>
          <w:szCs w:val="20"/>
        </w:rPr>
        <w:t xml:space="preserve">Nat. </w:t>
      </w:r>
      <w:proofErr w:type="spellStart"/>
      <w:r w:rsidRPr="00961490">
        <w:rPr>
          <w:rFonts w:ascii="Arial" w:hAnsi="Arial" w:cs="Arial"/>
          <w:i/>
          <w:sz w:val="20"/>
          <w:szCs w:val="20"/>
        </w:rPr>
        <w:t>Clim</w:t>
      </w:r>
      <w:proofErr w:type="spellEnd"/>
      <w:r w:rsidRPr="00961490">
        <w:rPr>
          <w:rFonts w:ascii="Arial" w:hAnsi="Arial" w:cs="Arial"/>
          <w:i/>
          <w:sz w:val="20"/>
          <w:szCs w:val="20"/>
        </w:rPr>
        <w:t xml:space="preserve">. Change </w:t>
      </w:r>
      <w:r w:rsidRPr="00961490">
        <w:rPr>
          <w:rFonts w:ascii="Arial" w:hAnsi="Arial" w:cs="Arial"/>
          <w:sz w:val="20"/>
          <w:szCs w:val="20"/>
        </w:rPr>
        <w:t>5, 688–694 (2015).</w:t>
      </w:r>
    </w:p>
    <w:p w14:paraId="48891EAB"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9. </w:t>
      </w:r>
      <w:r w:rsidRPr="00961490">
        <w:rPr>
          <w:rFonts w:ascii="Arial" w:hAnsi="Arial" w:cs="Arial"/>
          <w:sz w:val="20"/>
          <w:szCs w:val="20"/>
        </w:rPr>
        <w:tab/>
        <w:t xml:space="preserve">C. Mora, </w:t>
      </w:r>
      <w:r w:rsidRPr="00961490">
        <w:rPr>
          <w:rFonts w:ascii="Arial" w:hAnsi="Arial" w:cs="Arial"/>
          <w:i/>
          <w:sz w:val="20"/>
          <w:szCs w:val="20"/>
        </w:rPr>
        <w:t>et al.</w:t>
      </w:r>
      <w:r w:rsidRPr="00961490">
        <w:rPr>
          <w:rFonts w:ascii="Arial" w:hAnsi="Arial" w:cs="Arial"/>
          <w:sz w:val="20"/>
          <w:szCs w:val="20"/>
        </w:rPr>
        <w:t xml:space="preserve">, Over half of known human pathogenic diseases can be aggravated by climate change. </w:t>
      </w:r>
      <w:r w:rsidRPr="00961490">
        <w:rPr>
          <w:rFonts w:ascii="Arial" w:hAnsi="Arial" w:cs="Arial"/>
          <w:i/>
          <w:sz w:val="20"/>
          <w:szCs w:val="20"/>
        </w:rPr>
        <w:t xml:space="preserve">Nat. </w:t>
      </w:r>
      <w:proofErr w:type="spellStart"/>
      <w:r w:rsidRPr="00961490">
        <w:rPr>
          <w:rFonts w:ascii="Arial" w:hAnsi="Arial" w:cs="Arial"/>
          <w:i/>
          <w:sz w:val="20"/>
          <w:szCs w:val="20"/>
        </w:rPr>
        <w:t>Clim</w:t>
      </w:r>
      <w:proofErr w:type="spellEnd"/>
      <w:r w:rsidRPr="00961490">
        <w:rPr>
          <w:rFonts w:ascii="Arial" w:hAnsi="Arial" w:cs="Arial"/>
          <w:i/>
          <w:sz w:val="20"/>
          <w:szCs w:val="20"/>
        </w:rPr>
        <w:t xml:space="preserve">. Change </w:t>
      </w:r>
      <w:r w:rsidRPr="00961490">
        <w:rPr>
          <w:rFonts w:ascii="Arial" w:hAnsi="Arial" w:cs="Arial"/>
          <w:sz w:val="20"/>
          <w:szCs w:val="20"/>
        </w:rPr>
        <w:t>12, 869–875 (2022).</w:t>
      </w:r>
    </w:p>
    <w:p w14:paraId="4F6A5C24"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10. </w:t>
      </w:r>
      <w:r w:rsidRPr="00961490">
        <w:rPr>
          <w:rFonts w:ascii="Arial" w:hAnsi="Arial" w:cs="Arial"/>
          <w:sz w:val="20"/>
          <w:szCs w:val="20"/>
        </w:rPr>
        <w:tab/>
        <w:t xml:space="preserve">B. J. Parker, S. M. </w:t>
      </w:r>
      <w:proofErr w:type="spellStart"/>
      <w:r w:rsidRPr="00961490">
        <w:rPr>
          <w:rFonts w:ascii="Arial" w:hAnsi="Arial" w:cs="Arial"/>
          <w:sz w:val="20"/>
          <w:szCs w:val="20"/>
        </w:rPr>
        <w:t>Barribeau</w:t>
      </w:r>
      <w:proofErr w:type="spellEnd"/>
      <w:r w:rsidRPr="00961490">
        <w:rPr>
          <w:rFonts w:ascii="Arial" w:hAnsi="Arial" w:cs="Arial"/>
          <w:sz w:val="20"/>
          <w:szCs w:val="20"/>
        </w:rPr>
        <w:t xml:space="preserve">, A. M. Laughton, L. H. Griffin, N. M. Gerardo, Life-history strategy determines constraints on immune function. </w:t>
      </w:r>
      <w:r w:rsidRPr="00961490">
        <w:rPr>
          <w:rFonts w:ascii="Arial" w:hAnsi="Arial" w:cs="Arial"/>
          <w:i/>
          <w:sz w:val="20"/>
          <w:szCs w:val="20"/>
        </w:rPr>
        <w:t xml:space="preserve">J. Anim. Ecol. </w:t>
      </w:r>
      <w:r w:rsidRPr="00961490">
        <w:rPr>
          <w:rFonts w:ascii="Arial" w:hAnsi="Arial" w:cs="Arial"/>
          <w:sz w:val="20"/>
          <w:szCs w:val="20"/>
        </w:rPr>
        <w:t>86, 473–483 (2017).</w:t>
      </w:r>
    </w:p>
    <w:p w14:paraId="3E5DA419"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11. </w:t>
      </w:r>
      <w:r w:rsidRPr="00961490">
        <w:rPr>
          <w:rFonts w:ascii="Arial" w:hAnsi="Arial" w:cs="Arial"/>
          <w:sz w:val="20"/>
          <w:szCs w:val="20"/>
        </w:rPr>
        <w:tab/>
        <w:t xml:space="preserve">L. </w:t>
      </w:r>
      <w:proofErr w:type="spellStart"/>
      <w:r w:rsidRPr="00961490">
        <w:rPr>
          <w:rFonts w:ascii="Arial" w:hAnsi="Arial" w:cs="Arial"/>
          <w:sz w:val="20"/>
          <w:szCs w:val="20"/>
        </w:rPr>
        <w:t>Baldassarre</w:t>
      </w:r>
      <w:proofErr w:type="spellEnd"/>
      <w:r w:rsidRPr="00961490">
        <w:rPr>
          <w:rFonts w:ascii="Arial" w:hAnsi="Arial" w:cs="Arial"/>
          <w:sz w:val="20"/>
          <w:szCs w:val="20"/>
        </w:rPr>
        <w:t xml:space="preserve">, H. Ying, A. M. Reitzel, S. </w:t>
      </w:r>
      <w:proofErr w:type="spellStart"/>
      <w:r w:rsidRPr="00961490">
        <w:rPr>
          <w:rFonts w:ascii="Arial" w:hAnsi="Arial" w:cs="Arial"/>
          <w:sz w:val="20"/>
          <w:szCs w:val="20"/>
        </w:rPr>
        <w:t>Franzenburg</w:t>
      </w:r>
      <w:proofErr w:type="spellEnd"/>
      <w:r w:rsidRPr="00961490">
        <w:rPr>
          <w:rFonts w:ascii="Arial" w:hAnsi="Arial" w:cs="Arial"/>
          <w:sz w:val="20"/>
          <w:szCs w:val="20"/>
        </w:rPr>
        <w:t xml:space="preserve">, S. </w:t>
      </w:r>
      <w:proofErr w:type="spellStart"/>
      <w:r w:rsidRPr="00961490">
        <w:rPr>
          <w:rFonts w:ascii="Arial" w:hAnsi="Arial" w:cs="Arial"/>
          <w:sz w:val="20"/>
          <w:szCs w:val="20"/>
        </w:rPr>
        <w:t>Fraune</w:t>
      </w:r>
      <w:proofErr w:type="spellEnd"/>
      <w:r w:rsidRPr="00961490">
        <w:rPr>
          <w:rFonts w:ascii="Arial" w:hAnsi="Arial" w:cs="Arial"/>
          <w:sz w:val="20"/>
          <w:szCs w:val="20"/>
        </w:rPr>
        <w:t xml:space="preserve">, Microbiota mediated plasticity promotes thermal adaptation in the sea anemone </w:t>
      </w:r>
      <w:proofErr w:type="spellStart"/>
      <w:r w:rsidRPr="00961490">
        <w:rPr>
          <w:rFonts w:ascii="Arial" w:hAnsi="Arial" w:cs="Arial"/>
          <w:i/>
          <w:iCs/>
          <w:sz w:val="20"/>
          <w:szCs w:val="20"/>
        </w:rPr>
        <w:t>Nematostella</w:t>
      </w:r>
      <w:proofErr w:type="spellEnd"/>
      <w:r w:rsidRPr="00961490">
        <w:rPr>
          <w:rFonts w:ascii="Arial" w:hAnsi="Arial" w:cs="Arial"/>
          <w:i/>
          <w:iCs/>
          <w:sz w:val="20"/>
          <w:szCs w:val="20"/>
        </w:rPr>
        <w:t xml:space="preserve"> </w:t>
      </w:r>
      <w:proofErr w:type="spellStart"/>
      <w:r w:rsidRPr="00961490">
        <w:rPr>
          <w:rFonts w:ascii="Arial" w:hAnsi="Arial" w:cs="Arial"/>
          <w:i/>
          <w:iCs/>
          <w:sz w:val="20"/>
          <w:szCs w:val="20"/>
        </w:rPr>
        <w:t>vectensis</w:t>
      </w:r>
      <w:proofErr w:type="spellEnd"/>
      <w:r w:rsidRPr="00961490">
        <w:rPr>
          <w:rFonts w:ascii="Arial" w:hAnsi="Arial" w:cs="Arial"/>
          <w:sz w:val="20"/>
          <w:szCs w:val="20"/>
        </w:rPr>
        <w:t xml:space="preserve">. </w:t>
      </w:r>
      <w:r w:rsidRPr="00961490">
        <w:rPr>
          <w:rFonts w:ascii="Arial" w:hAnsi="Arial" w:cs="Arial"/>
          <w:i/>
          <w:sz w:val="20"/>
          <w:szCs w:val="20"/>
        </w:rPr>
        <w:t xml:space="preserve">Nat. </w:t>
      </w:r>
      <w:proofErr w:type="spellStart"/>
      <w:r w:rsidRPr="00961490">
        <w:rPr>
          <w:rFonts w:ascii="Arial" w:hAnsi="Arial" w:cs="Arial"/>
          <w:i/>
          <w:sz w:val="20"/>
          <w:szCs w:val="20"/>
        </w:rPr>
        <w:t>Commun</w:t>
      </w:r>
      <w:proofErr w:type="spellEnd"/>
      <w:r w:rsidRPr="00961490">
        <w:rPr>
          <w:rFonts w:ascii="Arial" w:hAnsi="Arial" w:cs="Arial"/>
          <w:i/>
          <w:sz w:val="20"/>
          <w:szCs w:val="20"/>
        </w:rPr>
        <w:t xml:space="preserve">. </w:t>
      </w:r>
      <w:r w:rsidRPr="00961490">
        <w:rPr>
          <w:rFonts w:ascii="Arial" w:hAnsi="Arial" w:cs="Arial"/>
          <w:sz w:val="20"/>
          <w:szCs w:val="20"/>
        </w:rPr>
        <w:t>13, 3804 (2022).</w:t>
      </w:r>
    </w:p>
    <w:p w14:paraId="296D36D0" w14:textId="3FB425E3"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12. </w:t>
      </w:r>
      <w:r w:rsidRPr="00961490">
        <w:rPr>
          <w:rFonts w:ascii="Arial" w:hAnsi="Arial" w:cs="Arial"/>
          <w:sz w:val="20"/>
          <w:szCs w:val="20"/>
        </w:rPr>
        <w:tab/>
        <w:t xml:space="preserve">V. O. </w:t>
      </w:r>
      <w:proofErr w:type="spellStart"/>
      <w:r w:rsidRPr="00961490">
        <w:rPr>
          <w:rFonts w:ascii="Arial" w:hAnsi="Arial" w:cs="Arial"/>
          <w:sz w:val="20"/>
          <w:szCs w:val="20"/>
        </w:rPr>
        <w:t>Ezenwa</w:t>
      </w:r>
      <w:proofErr w:type="spellEnd"/>
      <w:r w:rsidRPr="00961490">
        <w:rPr>
          <w:rFonts w:ascii="Arial" w:hAnsi="Arial" w:cs="Arial"/>
          <w:sz w:val="20"/>
          <w:szCs w:val="20"/>
        </w:rPr>
        <w:t xml:space="preserve">, N. M. Gerardo, D. W. Inouye, M. Medina, J. B. Xavier, Animal behavior and the microbiome. </w:t>
      </w:r>
      <w:r w:rsidRPr="00961490">
        <w:rPr>
          <w:rFonts w:ascii="Arial" w:hAnsi="Arial" w:cs="Arial"/>
          <w:i/>
          <w:sz w:val="20"/>
          <w:szCs w:val="20"/>
        </w:rPr>
        <w:t xml:space="preserve">Science </w:t>
      </w:r>
      <w:r w:rsidRPr="00961490">
        <w:rPr>
          <w:rFonts w:ascii="Arial" w:hAnsi="Arial" w:cs="Arial"/>
          <w:sz w:val="20"/>
          <w:szCs w:val="20"/>
        </w:rPr>
        <w:t>338, 198–199 (2012).</w:t>
      </w:r>
    </w:p>
    <w:p w14:paraId="5DDC9A55"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13. </w:t>
      </w:r>
      <w:r w:rsidRPr="00961490">
        <w:rPr>
          <w:rFonts w:ascii="Arial" w:hAnsi="Arial" w:cs="Arial"/>
          <w:sz w:val="20"/>
          <w:szCs w:val="20"/>
        </w:rPr>
        <w:tab/>
        <w:t xml:space="preserve">A. W. Walters, </w:t>
      </w:r>
      <w:r w:rsidRPr="00961490">
        <w:rPr>
          <w:rFonts w:ascii="Arial" w:hAnsi="Arial" w:cs="Arial"/>
          <w:i/>
          <w:sz w:val="20"/>
          <w:szCs w:val="20"/>
        </w:rPr>
        <w:t>et al.</w:t>
      </w:r>
      <w:r w:rsidRPr="00961490">
        <w:rPr>
          <w:rFonts w:ascii="Arial" w:hAnsi="Arial" w:cs="Arial"/>
          <w:sz w:val="20"/>
          <w:szCs w:val="20"/>
        </w:rPr>
        <w:t xml:space="preserve">, The microbiota influences the </w:t>
      </w:r>
      <w:r w:rsidRPr="00961490">
        <w:rPr>
          <w:rFonts w:ascii="Arial" w:hAnsi="Arial" w:cs="Arial"/>
          <w:i/>
          <w:iCs/>
          <w:sz w:val="20"/>
          <w:szCs w:val="20"/>
        </w:rPr>
        <w:t>Drosophila melanogaster</w:t>
      </w:r>
      <w:r w:rsidRPr="00961490">
        <w:rPr>
          <w:rFonts w:ascii="Arial" w:hAnsi="Arial" w:cs="Arial"/>
          <w:sz w:val="20"/>
          <w:szCs w:val="20"/>
        </w:rPr>
        <w:t xml:space="preserve"> life history strategy. </w:t>
      </w:r>
      <w:r w:rsidRPr="00961490">
        <w:rPr>
          <w:rFonts w:ascii="Arial" w:hAnsi="Arial" w:cs="Arial"/>
          <w:i/>
          <w:sz w:val="20"/>
          <w:szCs w:val="20"/>
        </w:rPr>
        <w:t xml:space="preserve">Mol. Ecol. </w:t>
      </w:r>
      <w:r w:rsidRPr="00961490">
        <w:rPr>
          <w:rFonts w:ascii="Arial" w:hAnsi="Arial" w:cs="Arial"/>
          <w:sz w:val="20"/>
          <w:szCs w:val="20"/>
        </w:rPr>
        <w:t>29, 639–653 (2020).</w:t>
      </w:r>
    </w:p>
    <w:p w14:paraId="7319A7BC"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14. </w:t>
      </w:r>
      <w:r w:rsidRPr="00961490">
        <w:rPr>
          <w:rFonts w:ascii="Arial" w:hAnsi="Arial" w:cs="Arial"/>
          <w:sz w:val="20"/>
          <w:szCs w:val="20"/>
        </w:rPr>
        <w:tab/>
        <w:t xml:space="preserve">P. M. Rosado, </w:t>
      </w:r>
      <w:r w:rsidRPr="00961490">
        <w:rPr>
          <w:rFonts w:ascii="Arial" w:hAnsi="Arial" w:cs="Arial"/>
          <w:i/>
          <w:sz w:val="20"/>
          <w:szCs w:val="20"/>
        </w:rPr>
        <w:t>et al.</w:t>
      </w:r>
      <w:r w:rsidRPr="00961490">
        <w:rPr>
          <w:rFonts w:ascii="Arial" w:hAnsi="Arial" w:cs="Arial"/>
          <w:sz w:val="20"/>
          <w:szCs w:val="20"/>
        </w:rPr>
        <w:t xml:space="preserve">, Marine probiotics: increasing coral resistance to bleaching through microbiome manipulation. </w:t>
      </w:r>
      <w:r w:rsidRPr="00961490">
        <w:rPr>
          <w:rFonts w:ascii="Arial" w:hAnsi="Arial" w:cs="Arial"/>
          <w:i/>
          <w:sz w:val="20"/>
          <w:szCs w:val="20"/>
        </w:rPr>
        <w:t xml:space="preserve">ISME J. </w:t>
      </w:r>
      <w:r w:rsidRPr="00961490">
        <w:rPr>
          <w:rFonts w:ascii="Arial" w:hAnsi="Arial" w:cs="Arial"/>
          <w:sz w:val="20"/>
          <w:szCs w:val="20"/>
        </w:rPr>
        <w:t>13, 921–936 (2019).</w:t>
      </w:r>
    </w:p>
    <w:p w14:paraId="3A44D6FA"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15. </w:t>
      </w:r>
      <w:r w:rsidRPr="00961490">
        <w:rPr>
          <w:rFonts w:ascii="Arial" w:hAnsi="Arial" w:cs="Arial"/>
          <w:sz w:val="20"/>
          <w:szCs w:val="20"/>
        </w:rPr>
        <w:tab/>
        <w:t>B. W. Hoeksema, Cairns, S., World list of Scleractinia (October 31, 2022).</w:t>
      </w:r>
    </w:p>
    <w:p w14:paraId="7DF7FC13"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lastRenderedPageBreak/>
        <w:t xml:space="preserve">16. </w:t>
      </w:r>
      <w:r w:rsidRPr="00961490">
        <w:rPr>
          <w:rFonts w:ascii="Arial" w:hAnsi="Arial" w:cs="Arial"/>
          <w:sz w:val="20"/>
          <w:szCs w:val="20"/>
        </w:rPr>
        <w:tab/>
        <w:t xml:space="preserve">F. J. Pollock, </w:t>
      </w:r>
      <w:r w:rsidRPr="00961490">
        <w:rPr>
          <w:rFonts w:ascii="Arial" w:hAnsi="Arial" w:cs="Arial"/>
          <w:i/>
          <w:sz w:val="20"/>
          <w:szCs w:val="20"/>
        </w:rPr>
        <w:t>et al.</w:t>
      </w:r>
      <w:r w:rsidRPr="00961490">
        <w:rPr>
          <w:rFonts w:ascii="Arial" w:hAnsi="Arial" w:cs="Arial"/>
          <w:sz w:val="20"/>
          <w:szCs w:val="20"/>
        </w:rPr>
        <w:t xml:space="preserve">, Coral-associated bacteria demonstrate </w:t>
      </w:r>
      <w:proofErr w:type="spellStart"/>
      <w:r w:rsidRPr="00961490">
        <w:rPr>
          <w:rFonts w:ascii="Arial" w:hAnsi="Arial" w:cs="Arial"/>
          <w:sz w:val="20"/>
          <w:szCs w:val="20"/>
        </w:rPr>
        <w:t>phylosymbiosis</w:t>
      </w:r>
      <w:proofErr w:type="spellEnd"/>
      <w:r w:rsidRPr="00961490">
        <w:rPr>
          <w:rFonts w:ascii="Arial" w:hAnsi="Arial" w:cs="Arial"/>
          <w:sz w:val="20"/>
          <w:szCs w:val="20"/>
        </w:rPr>
        <w:t xml:space="preserve"> and </w:t>
      </w:r>
      <w:proofErr w:type="spellStart"/>
      <w:r w:rsidRPr="00961490">
        <w:rPr>
          <w:rFonts w:ascii="Arial" w:hAnsi="Arial" w:cs="Arial"/>
          <w:sz w:val="20"/>
          <w:szCs w:val="20"/>
        </w:rPr>
        <w:t>cophylogeny</w:t>
      </w:r>
      <w:proofErr w:type="spellEnd"/>
      <w:r w:rsidRPr="00961490">
        <w:rPr>
          <w:rFonts w:ascii="Arial" w:hAnsi="Arial" w:cs="Arial"/>
          <w:sz w:val="20"/>
          <w:szCs w:val="20"/>
        </w:rPr>
        <w:t xml:space="preserve">. </w:t>
      </w:r>
      <w:r w:rsidRPr="00961490">
        <w:rPr>
          <w:rFonts w:ascii="Arial" w:hAnsi="Arial" w:cs="Arial"/>
          <w:i/>
          <w:sz w:val="20"/>
          <w:szCs w:val="20"/>
        </w:rPr>
        <w:t xml:space="preserve">Nat. </w:t>
      </w:r>
      <w:proofErr w:type="spellStart"/>
      <w:r w:rsidRPr="00961490">
        <w:rPr>
          <w:rFonts w:ascii="Arial" w:hAnsi="Arial" w:cs="Arial"/>
          <w:i/>
          <w:sz w:val="20"/>
          <w:szCs w:val="20"/>
        </w:rPr>
        <w:t>Commun</w:t>
      </w:r>
      <w:proofErr w:type="spellEnd"/>
      <w:r w:rsidRPr="00961490">
        <w:rPr>
          <w:rFonts w:ascii="Arial" w:hAnsi="Arial" w:cs="Arial"/>
          <w:i/>
          <w:sz w:val="20"/>
          <w:szCs w:val="20"/>
        </w:rPr>
        <w:t xml:space="preserve">. </w:t>
      </w:r>
      <w:r w:rsidRPr="00961490">
        <w:rPr>
          <w:rFonts w:ascii="Arial" w:hAnsi="Arial" w:cs="Arial"/>
          <w:sz w:val="20"/>
          <w:szCs w:val="20"/>
        </w:rPr>
        <w:t>9, 1–13 (2018).</w:t>
      </w:r>
    </w:p>
    <w:p w14:paraId="2D8E5B24"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17. </w:t>
      </w:r>
      <w:r w:rsidRPr="00961490">
        <w:rPr>
          <w:rFonts w:ascii="Arial" w:hAnsi="Arial" w:cs="Arial"/>
          <w:sz w:val="20"/>
          <w:szCs w:val="20"/>
        </w:rPr>
        <w:tab/>
        <w:t xml:space="preserve">M. J. Huggett, A. </w:t>
      </w:r>
      <w:proofErr w:type="spellStart"/>
      <w:r w:rsidRPr="00961490">
        <w:rPr>
          <w:rFonts w:ascii="Arial" w:hAnsi="Arial" w:cs="Arial"/>
          <w:sz w:val="20"/>
          <w:szCs w:val="20"/>
        </w:rPr>
        <w:t>Apprill</w:t>
      </w:r>
      <w:proofErr w:type="spellEnd"/>
      <w:r w:rsidRPr="00961490">
        <w:rPr>
          <w:rFonts w:ascii="Arial" w:hAnsi="Arial" w:cs="Arial"/>
          <w:sz w:val="20"/>
          <w:szCs w:val="20"/>
        </w:rPr>
        <w:t xml:space="preserve">, Coral microbiome database: Integration of sequences reveals high diversity and relatedness of coral-associated microbes. </w:t>
      </w:r>
      <w:r w:rsidRPr="00961490">
        <w:rPr>
          <w:rFonts w:ascii="Arial" w:hAnsi="Arial" w:cs="Arial"/>
          <w:i/>
          <w:sz w:val="20"/>
          <w:szCs w:val="20"/>
        </w:rPr>
        <w:t xml:space="preserve">Environ. </w:t>
      </w:r>
      <w:proofErr w:type="spellStart"/>
      <w:r w:rsidRPr="00961490">
        <w:rPr>
          <w:rFonts w:ascii="Arial" w:hAnsi="Arial" w:cs="Arial"/>
          <w:i/>
          <w:sz w:val="20"/>
          <w:szCs w:val="20"/>
        </w:rPr>
        <w:t>Microbiol</w:t>
      </w:r>
      <w:proofErr w:type="spellEnd"/>
      <w:r w:rsidRPr="00961490">
        <w:rPr>
          <w:rFonts w:ascii="Arial" w:hAnsi="Arial" w:cs="Arial"/>
          <w:i/>
          <w:sz w:val="20"/>
          <w:szCs w:val="20"/>
        </w:rPr>
        <w:t xml:space="preserve">. Rep. </w:t>
      </w:r>
      <w:r w:rsidRPr="00961490">
        <w:rPr>
          <w:rFonts w:ascii="Arial" w:hAnsi="Arial" w:cs="Arial"/>
          <w:sz w:val="20"/>
          <w:szCs w:val="20"/>
        </w:rPr>
        <w:t>11, 372–385 (2019).</w:t>
      </w:r>
    </w:p>
    <w:p w14:paraId="494B3FD5"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18. </w:t>
      </w:r>
      <w:r w:rsidRPr="00961490">
        <w:rPr>
          <w:rFonts w:ascii="Arial" w:hAnsi="Arial" w:cs="Arial"/>
          <w:sz w:val="20"/>
          <w:szCs w:val="20"/>
        </w:rPr>
        <w:tab/>
        <w:t xml:space="preserve">C. M. Dunphy, T. C. </w:t>
      </w:r>
      <w:proofErr w:type="spellStart"/>
      <w:r w:rsidRPr="00961490">
        <w:rPr>
          <w:rFonts w:ascii="Arial" w:hAnsi="Arial" w:cs="Arial"/>
          <w:sz w:val="20"/>
          <w:szCs w:val="20"/>
        </w:rPr>
        <w:t>Gouhier</w:t>
      </w:r>
      <w:proofErr w:type="spellEnd"/>
      <w:r w:rsidRPr="00961490">
        <w:rPr>
          <w:rFonts w:ascii="Arial" w:hAnsi="Arial" w:cs="Arial"/>
          <w:sz w:val="20"/>
          <w:szCs w:val="20"/>
        </w:rPr>
        <w:t xml:space="preserve">, N. D. Chu, S. V. Vollmer, </w:t>
      </w:r>
      <w:proofErr w:type="gramStart"/>
      <w:r w:rsidRPr="00961490">
        <w:rPr>
          <w:rFonts w:ascii="Arial" w:hAnsi="Arial" w:cs="Arial"/>
          <w:sz w:val="20"/>
          <w:szCs w:val="20"/>
        </w:rPr>
        <w:t>Structure</w:t>
      </w:r>
      <w:proofErr w:type="gramEnd"/>
      <w:r w:rsidRPr="00961490">
        <w:rPr>
          <w:rFonts w:ascii="Arial" w:hAnsi="Arial" w:cs="Arial"/>
          <w:sz w:val="20"/>
          <w:szCs w:val="20"/>
        </w:rPr>
        <w:t xml:space="preserve"> and stability of the coral microbiome in space and time. </w:t>
      </w:r>
      <w:r w:rsidRPr="00961490">
        <w:rPr>
          <w:rFonts w:ascii="Arial" w:hAnsi="Arial" w:cs="Arial"/>
          <w:i/>
          <w:sz w:val="20"/>
          <w:szCs w:val="20"/>
        </w:rPr>
        <w:t xml:space="preserve">Sci. Rep. </w:t>
      </w:r>
      <w:r w:rsidRPr="00961490">
        <w:rPr>
          <w:rFonts w:ascii="Arial" w:hAnsi="Arial" w:cs="Arial"/>
          <w:sz w:val="20"/>
          <w:szCs w:val="20"/>
        </w:rPr>
        <w:t>9, 6785 (2019).</w:t>
      </w:r>
    </w:p>
    <w:p w14:paraId="66DC9A5B"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19. </w:t>
      </w:r>
      <w:r w:rsidRPr="00961490">
        <w:rPr>
          <w:rFonts w:ascii="Arial" w:hAnsi="Arial" w:cs="Arial"/>
          <w:sz w:val="20"/>
          <w:szCs w:val="20"/>
        </w:rPr>
        <w:tab/>
        <w:t xml:space="preserve">F. Moberg, C. </w:t>
      </w:r>
      <w:proofErr w:type="spellStart"/>
      <w:r w:rsidRPr="00961490">
        <w:rPr>
          <w:rFonts w:ascii="Arial" w:hAnsi="Arial" w:cs="Arial"/>
          <w:sz w:val="20"/>
          <w:szCs w:val="20"/>
        </w:rPr>
        <w:t>Folke</w:t>
      </w:r>
      <w:proofErr w:type="spellEnd"/>
      <w:r w:rsidRPr="00961490">
        <w:rPr>
          <w:rFonts w:ascii="Arial" w:hAnsi="Arial" w:cs="Arial"/>
          <w:sz w:val="20"/>
          <w:szCs w:val="20"/>
        </w:rPr>
        <w:t xml:space="preserve">, Ecological </w:t>
      </w:r>
      <w:proofErr w:type="gramStart"/>
      <w:r w:rsidRPr="00961490">
        <w:rPr>
          <w:rFonts w:ascii="Arial" w:hAnsi="Arial" w:cs="Arial"/>
          <w:sz w:val="20"/>
          <w:szCs w:val="20"/>
        </w:rPr>
        <w:t>goods</w:t>
      </w:r>
      <w:proofErr w:type="gramEnd"/>
      <w:r w:rsidRPr="00961490">
        <w:rPr>
          <w:rFonts w:ascii="Arial" w:hAnsi="Arial" w:cs="Arial"/>
          <w:sz w:val="20"/>
          <w:szCs w:val="20"/>
        </w:rPr>
        <w:t xml:space="preserve"> and services of coral reef ecosystems. </w:t>
      </w:r>
      <w:r w:rsidRPr="00961490">
        <w:rPr>
          <w:rFonts w:ascii="Arial" w:hAnsi="Arial" w:cs="Arial"/>
          <w:i/>
          <w:sz w:val="20"/>
          <w:szCs w:val="20"/>
        </w:rPr>
        <w:t xml:space="preserve">Ecol. Econ. </w:t>
      </w:r>
      <w:r w:rsidRPr="00961490">
        <w:rPr>
          <w:rFonts w:ascii="Arial" w:hAnsi="Arial" w:cs="Arial"/>
          <w:sz w:val="20"/>
          <w:szCs w:val="20"/>
        </w:rPr>
        <w:t>29, 215–233 (1999).</w:t>
      </w:r>
    </w:p>
    <w:p w14:paraId="381A75F1" w14:textId="0DC7012B"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20. </w:t>
      </w:r>
      <w:r w:rsidRPr="00961490">
        <w:rPr>
          <w:rFonts w:ascii="Arial" w:hAnsi="Arial" w:cs="Arial"/>
          <w:sz w:val="20"/>
          <w:szCs w:val="20"/>
        </w:rPr>
        <w:tab/>
        <w:t xml:space="preserve">R. </w:t>
      </w:r>
      <w:proofErr w:type="spellStart"/>
      <w:r w:rsidRPr="00961490">
        <w:rPr>
          <w:rFonts w:ascii="Arial" w:hAnsi="Arial" w:cs="Arial"/>
          <w:sz w:val="20"/>
          <w:szCs w:val="20"/>
        </w:rPr>
        <w:t>Berkelmans</w:t>
      </w:r>
      <w:proofErr w:type="spellEnd"/>
      <w:r w:rsidRPr="00961490">
        <w:rPr>
          <w:rFonts w:ascii="Arial" w:hAnsi="Arial" w:cs="Arial"/>
          <w:sz w:val="20"/>
          <w:szCs w:val="20"/>
        </w:rPr>
        <w:t xml:space="preserve">, M. J. H. van </w:t>
      </w:r>
      <w:proofErr w:type="spellStart"/>
      <w:r w:rsidRPr="00961490">
        <w:rPr>
          <w:rFonts w:ascii="Arial" w:hAnsi="Arial" w:cs="Arial"/>
          <w:sz w:val="20"/>
          <w:szCs w:val="20"/>
        </w:rPr>
        <w:t>Oppen</w:t>
      </w:r>
      <w:proofErr w:type="spellEnd"/>
      <w:r w:rsidRPr="00961490">
        <w:rPr>
          <w:rFonts w:ascii="Arial" w:hAnsi="Arial" w:cs="Arial"/>
          <w:sz w:val="20"/>
          <w:szCs w:val="20"/>
        </w:rPr>
        <w:t xml:space="preserve">, The role of zooxanthellae in the thermal tolerance of corals: A ‘nugget of hope’ for coral reefs in an era of climate change. </w:t>
      </w:r>
      <w:r w:rsidRPr="00961490">
        <w:rPr>
          <w:rFonts w:ascii="Arial" w:hAnsi="Arial" w:cs="Arial"/>
          <w:i/>
          <w:sz w:val="20"/>
          <w:szCs w:val="20"/>
        </w:rPr>
        <w:t xml:space="preserve">Proc. R. Soc. B Biol. Sci. </w:t>
      </w:r>
      <w:r w:rsidRPr="00961490">
        <w:rPr>
          <w:rFonts w:ascii="Arial" w:hAnsi="Arial" w:cs="Arial"/>
          <w:sz w:val="20"/>
          <w:szCs w:val="20"/>
        </w:rPr>
        <w:t>273, 2305–2312 (2006).</w:t>
      </w:r>
    </w:p>
    <w:p w14:paraId="6A2B7311"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21. </w:t>
      </w:r>
      <w:r w:rsidRPr="00961490">
        <w:rPr>
          <w:rFonts w:ascii="Arial" w:hAnsi="Arial" w:cs="Arial"/>
          <w:sz w:val="20"/>
          <w:szCs w:val="20"/>
        </w:rPr>
        <w:tab/>
        <w:t xml:space="preserve">R. N. Silverstein, R. Cunning, A. C. Baker, Tenacious D: </w:t>
      </w:r>
      <w:proofErr w:type="spellStart"/>
      <w:r w:rsidRPr="00961490">
        <w:rPr>
          <w:rFonts w:ascii="Arial" w:hAnsi="Arial" w:cs="Arial"/>
          <w:i/>
          <w:iCs/>
          <w:sz w:val="20"/>
          <w:szCs w:val="20"/>
        </w:rPr>
        <w:t>Symbiodinium</w:t>
      </w:r>
      <w:proofErr w:type="spellEnd"/>
      <w:r w:rsidRPr="00961490">
        <w:rPr>
          <w:rFonts w:ascii="Arial" w:hAnsi="Arial" w:cs="Arial"/>
          <w:sz w:val="20"/>
          <w:szCs w:val="20"/>
        </w:rPr>
        <w:t xml:space="preserve"> in clade D remain in reef corals at both high and low temperature extremes despite impairment. </w:t>
      </w:r>
      <w:r w:rsidRPr="00961490">
        <w:rPr>
          <w:rFonts w:ascii="Arial" w:hAnsi="Arial" w:cs="Arial"/>
          <w:i/>
          <w:sz w:val="20"/>
          <w:szCs w:val="20"/>
        </w:rPr>
        <w:t xml:space="preserve">J. Exp. Biol. </w:t>
      </w:r>
      <w:r w:rsidRPr="00961490">
        <w:rPr>
          <w:rFonts w:ascii="Arial" w:hAnsi="Arial" w:cs="Arial"/>
          <w:sz w:val="20"/>
          <w:szCs w:val="20"/>
        </w:rPr>
        <w:t>220, 1192–1196 (2017).</w:t>
      </w:r>
    </w:p>
    <w:p w14:paraId="1FEA4F2F" w14:textId="7F9EE5EC"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22. </w:t>
      </w:r>
      <w:r w:rsidRPr="00961490">
        <w:rPr>
          <w:rFonts w:ascii="Arial" w:hAnsi="Arial" w:cs="Arial"/>
          <w:sz w:val="20"/>
          <w:szCs w:val="20"/>
        </w:rPr>
        <w:tab/>
        <w:t xml:space="preserve">A. C. Hartmann, A. H. Baird, N. Knowlton, D. Huang, The paradox of environmental symbiont acquisition in obligate mutualisms. </w:t>
      </w:r>
      <w:proofErr w:type="spellStart"/>
      <w:r w:rsidRPr="00961490">
        <w:rPr>
          <w:rFonts w:ascii="Arial" w:hAnsi="Arial" w:cs="Arial"/>
          <w:i/>
          <w:sz w:val="20"/>
          <w:szCs w:val="20"/>
        </w:rPr>
        <w:t>Curr</w:t>
      </w:r>
      <w:proofErr w:type="spellEnd"/>
      <w:r w:rsidRPr="00961490">
        <w:rPr>
          <w:rFonts w:ascii="Arial" w:hAnsi="Arial" w:cs="Arial"/>
          <w:i/>
          <w:sz w:val="20"/>
          <w:szCs w:val="20"/>
        </w:rPr>
        <w:t xml:space="preserve">. Biol. </w:t>
      </w:r>
      <w:r w:rsidRPr="00961490">
        <w:rPr>
          <w:rFonts w:ascii="Arial" w:hAnsi="Arial" w:cs="Arial"/>
          <w:sz w:val="20"/>
          <w:szCs w:val="20"/>
        </w:rPr>
        <w:t>27, 3711-3716.e3 (2017).</w:t>
      </w:r>
    </w:p>
    <w:p w14:paraId="7AEC8926"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23. </w:t>
      </w:r>
      <w:r w:rsidRPr="00961490">
        <w:rPr>
          <w:rFonts w:ascii="Arial" w:hAnsi="Arial" w:cs="Arial"/>
          <w:sz w:val="20"/>
          <w:szCs w:val="20"/>
        </w:rPr>
        <w:tab/>
        <w:t xml:space="preserve">J. M. Casey, T. D. Ainsworth, J. H. </w:t>
      </w:r>
      <w:proofErr w:type="spellStart"/>
      <w:r w:rsidRPr="00961490">
        <w:rPr>
          <w:rFonts w:ascii="Arial" w:hAnsi="Arial" w:cs="Arial"/>
          <w:sz w:val="20"/>
          <w:szCs w:val="20"/>
        </w:rPr>
        <w:t>Choat</w:t>
      </w:r>
      <w:proofErr w:type="spellEnd"/>
      <w:r w:rsidRPr="00961490">
        <w:rPr>
          <w:rFonts w:ascii="Arial" w:hAnsi="Arial" w:cs="Arial"/>
          <w:sz w:val="20"/>
          <w:szCs w:val="20"/>
        </w:rPr>
        <w:t xml:space="preserve">, S. R. Connolly, Farming </w:t>
      </w:r>
      <w:proofErr w:type="spellStart"/>
      <w:r w:rsidRPr="00961490">
        <w:rPr>
          <w:rFonts w:ascii="Arial" w:hAnsi="Arial" w:cs="Arial"/>
          <w:sz w:val="20"/>
          <w:szCs w:val="20"/>
        </w:rPr>
        <w:t>behaviour</w:t>
      </w:r>
      <w:proofErr w:type="spellEnd"/>
      <w:r w:rsidRPr="00961490">
        <w:rPr>
          <w:rFonts w:ascii="Arial" w:hAnsi="Arial" w:cs="Arial"/>
          <w:sz w:val="20"/>
          <w:szCs w:val="20"/>
        </w:rPr>
        <w:t xml:space="preserve"> of reef fishes increases the prevalence of coral disease associated microbes and black band disease. </w:t>
      </w:r>
      <w:r w:rsidRPr="00961490">
        <w:rPr>
          <w:rFonts w:ascii="Arial" w:hAnsi="Arial" w:cs="Arial"/>
          <w:i/>
          <w:sz w:val="20"/>
          <w:szCs w:val="20"/>
        </w:rPr>
        <w:t xml:space="preserve">Proc. R. Soc. B Biol. Sci. </w:t>
      </w:r>
      <w:r w:rsidRPr="00961490">
        <w:rPr>
          <w:rFonts w:ascii="Arial" w:hAnsi="Arial" w:cs="Arial"/>
          <w:sz w:val="20"/>
          <w:szCs w:val="20"/>
        </w:rPr>
        <w:t>281, 20141032 (2014).</w:t>
      </w:r>
    </w:p>
    <w:p w14:paraId="5F567728"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24. </w:t>
      </w:r>
      <w:r w:rsidRPr="00961490">
        <w:rPr>
          <w:rFonts w:ascii="Arial" w:hAnsi="Arial" w:cs="Arial"/>
          <w:sz w:val="20"/>
          <w:szCs w:val="20"/>
        </w:rPr>
        <w:tab/>
        <w:t xml:space="preserve">J. A. J. M. van de Water, </w:t>
      </w:r>
      <w:r w:rsidRPr="00961490">
        <w:rPr>
          <w:rFonts w:ascii="Arial" w:hAnsi="Arial" w:cs="Arial"/>
          <w:i/>
          <w:sz w:val="20"/>
          <w:szCs w:val="20"/>
        </w:rPr>
        <w:t>et al.</w:t>
      </w:r>
      <w:r w:rsidRPr="00961490">
        <w:rPr>
          <w:rFonts w:ascii="Arial" w:hAnsi="Arial" w:cs="Arial"/>
          <w:sz w:val="20"/>
          <w:szCs w:val="20"/>
        </w:rPr>
        <w:t xml:space="preserve">, Antimicrobial and stress responses to increased temperature and bacterial pathogen challenge in the holobiont of a reef-building coral. </w:t>
      </w:r>
      <w:r w:rsidRPr="00961490">
        <w:rPr>
          <w:rFonts w:ascii="Arial" w:hAnsi="Arial" w:cs="Arial"/>
          <w:i/>
          <w:sz w:val="20"/>
          <w:szCs w:val="20"/>
        </w:rPr>
        <w:t xml:space="preserve">Mol. Ecol. </w:t>
      </w:r>
      <w:r w:rsidRPr="00961490">
        <w:rPr>
          <w:rFonts w:ascii="Arial" w:hAnsi="Arial" w:cs="Arial"/>
          <w:sz w:val="20"/>
          <w:szCs w:val="20"/>
        </w:rPr>
        <w:t>27, 1065–1080.</w:t>
      </w:r>
    </w:p>
    <w:p w14:paraId="13261938"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25. </w:t>
      </w:r>
      <w:r w:rsidRPr="00961490">
        <w:rPr>
          <w:rFonts w:ascii="Arial" w:hAnsi="Arial" w:cs="Arial"/>
          <w:sz w:val="20"/>
          <w:szCs w:val="20"/>
        </w:rPr>
        <w:tab/>
        <w:t xml:space="preserve">R. M. Welsh, </w:t>
      </w:r>
      <w:r w:rsidRPr="00961490">
        <w:rPr>
          <w:rFonts w:ascii="Arial" w:hAnsi="Arial" w:cs="Arial"/>
          <w:i/>
          <w:sz w:val="20"/>
          <w:szCs w:val="20"/>
        </w:rPr>
        <w:t>et al.</w:t>
      </w:r>
      <w:r w:rsidRPr="00961490">
        <w:rPr>
          <w:rFonts w:ascii="Arial" w:hAnsi="Arial" w:cs="Arial"/>
          <w:sz w:val="20"/>
          <w:szCs w:val="20"/>
        </w:rPr>
        <w:t xml:space="preserve">, Bacterial predation in a marine host-associated microbiome. </w:t>
      </w:r>
      <w:r w:rsidRPr="00961490">
        <w:rPr>
          <w:rFonts w:ascii="Arial" w:hAnsi="Arial" w:cs="Arial"/>
          <w:i/>
          <w:sz w:val="20"/>
          <w:szCs w:val="20"/>
        </w:rPr>
        <w:t xml:space="preserve">ISME J. </w:t>
      </w:r>
      <w:r w:rsidRPr="00961490">
        <w:rPr>
          <w:rFonts w:ascii="Arial" w:hAnsi="Arial" w:cs="Arial"/>
          <w:sz w:val="20"/>
          <w:szCs w:val="20"/>
        </w:rPr>
        <w:t>10, 1540–1544 (2016).</w:t>
      </w:r>
    </w:p>
    <w:p w14:paraId="37A22B19"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26. </w:t>
      </w:r>
      <w:r w:rsidRPr="00961490">
        <w:rPr>
          <w:rFonts w:ascii="Arial" w:hAnsi="Arial" w:cs="Arial"/>
          <w:sz w:val="20"/>
          <w:szCs w:val="20"/>
        </w:rPr>
        <w:tab/>
        <w:t xml:space="preserve">J. Li, W. </w:t>
      </w:r>
      <w:proofErr w:type="spellStart"/>
      <w:r w:rsidRPr="00961490">
        <w:rPr>
          <w:rFonts w:ascii="Arial" w:hAnsi="Arial" w:cs="Arial"/>
          <w:sz w:val="20"/>
          <w:szCs w:val="20"/>
        </w:rPr>
        <w:t>Kuang</w:t>
      </w:r>
      <w:proofErr w:type="spellEnd"/>
      <w:r w:rsidRPr="00961490">
        <w:rPr>
          <w:rFonts w:ascii="Arial" w:hAnsi="Arial" w:cs="Arial"/>
          <w:sz w:val="20"/>
          <w:szCs w:val="20"/>
        </w:rPr>
        <w:t xml:space="preserve">, L. Long, S. Zhang, Production of quorum-sensing signals by bacteria in the coral mucus layer. </w:t>
      </w:r>
      <w:r w:rsidRPr="00961490">
        <w:rPr>
          <w:rFonts w:ascii="Arial" w:hAnsi="Arial" w:cs="Arial"/>
          <w:i/>
          <w:sz w:val="20"/>
          <w:szCs w:val="20"/>
        </w:rPr>
        <w:t xml:space="preserve">Coral Reefs </w:t>
      </w:r>
      <w:r w:rsidRPr="00961490">
        <w:rPr>
          <w:rFonts w:ascii="Arial" w:hAnsi="Arial" w:cs="Arial"/>
          <w:sz w:val="20"/>
          <w:szCs w:val="20"/>
        </w:rPr>
        <w:t>36, 1235–1241 (2017).</w:t>
      </w:r>
    </w:p>
    <w:p w14:paraId="635C28EF"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27. </w:t>
      </w:r>
      <w:r w:rsidRPr="00961490">
        <w:rPr>
          <w:rFonts w:ascii="Arial" w:hAnsi="Arial" w:cs="Arial"/>
          <w:sz w:val="20"/>
          <w:szCs w:val="20"/>
        </w:rPr>
        <w:tab/>
        <w:t xml:space="preserve">S. M. Rosales, </w:t>
      </w:r>
      <w:r w:rsidRPr="00961490">
        <w:rPr>
          <w:rFonts w:ascii="Arial" w:hAnsi="Arial" w:cs="Arial"/>
          <w:i/>
          <w:sz w:val="20"/>
          <w:szCs w:val="20"/>
        </w:rPr>
        <w:t>et al.</w:t>
      </w:r>
      <w:r w:rsidRPr="00961490">
        <w:rPr>
          <w:rFonts w:ascii="Arial" w:hAnsi="Arial" w:cs="Arial"/>
          <w:sz w:val="20"/>
          <w:szCs w:val="20"/>
        </w:rPr>
        <w:t xml:space="preserve">, Microbiome differences in </w:t>
      </w:r>
      <w:proofErr w:type="gramStart"/>
      <w:r w:rsidRPr="00961490">
        <w:rPr>
          <w:rFonts w:ascii="Arial" w:hAnsi="Arial" w:cs="Arial"/>
          <w:sz w:val="20"/>
          <w:szCs w:val="20"/>
        </w:rPr>
        <w:t>disease-resistant</w:t>
      </w:r>
      <w:proofErr w:type="gramEnd"/>
      <w:r w:rsidRPr="00961490">
        <w:rPr>
          <w:rFonts w:ascii="Arial" w:hAnsi="Arial" w:cs="Arial"/>
          <w:sz w:val="20"/>
          <w:szCs w:val="20"/>
        </w:rPr>
        <w:t xml:space="preserve"> vs. susceptible </w:t>
      </w:r>
      <w:r w:rsidRPr="00961490">
        <w:rPr>
          <w:rFonts w:ascii="Arial" w:hAnsi="Arial" w:cs="Arial"/>
          <w:i/>
          <w:iCs/>
          <w:sz w:val="20"/>
          <w:szCs w:val="20"/>
        </w:rPr>
        <w:t xml:space="preserve">Acropora </w:t>
      </w:r>
      <w:r w:rsidRPr="00961490">
        <w:rPr>
          <w:rFonts w:ascii="Arial" w:hAnsi="Arial" w:cs="Arial"/>
          <w:sz w:val="20"/>
          <w:szCs w:val="20"/>
        </w:rPr>
        <w:t xml:space="preserve">corals subjected to disease challenge assays. </w:t>
      </w:r>
      <w:r w:rsidRPr="00961490">
        <w:rPr>
          <w:rFonts w:ascii="Arial" w:hAnsi="Arial" w:cs="Arial"/>
          <w:i/>
          <w:sz w:val="20"/>
          <w:szCs w:val="20"/>
        </w:rPr>
        <w:t xml:space="preserve">Sci. Rep. </w:t>
      </w:r>
      <w:r w:rsidRPr="00961490">
        <w:rPr>
          <w:rFonts w:ascii="Arial" w:hAnsi="Arial" w:cs="Arial"/>
          <w:sz w:val="20"/>
          <w:szCs w:val="20"/>
        </w:rPr>
        <w:t>9, 18279 (2019).</w:t>
      </w:r>
    </w:p>
    <w:p w14:paraId="619B4445"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28. </w:t>
      </w:r>
      <w:r w:rsidRPr="00961490">
        <w:rPr>
          <w:rFonts w:ascii="Arial" w:hAnsi="Arial" w:cs="Arial"/>
          <w:sz w:val="20"/>
          <w:szCs w:val="20"/>
        </w:rPr>
        <w:tab/>
        <w:t xml:space="preserve">J. S. </w:t>
      </w:r>
      <w:proofErr w:type="spellStart"/>
      <w:r w:rsidRPr="00961490">
        <w:rPr>
          <w:rFonts w:ascii="Arial" w:hAnsi="Arial" w:cs="Arial"/>
          <w:sz w:val="20"/>
          <w:szCs w:val="20"/>
        </w:rPr>
        <w:t>Madin</w:t>
      </w:r>
      <w:proofErr w:type="spellEnd"/>
      <w:r w:rsidRPr="00961490">
        <w:rPr>
          <w:rFonts w:ascii="Arial" w:hAnsi="Arial" w:cs="Arial"/>
          <w:sz w:val="20"/>
          <w:szCs w:val="20"/>
        </w:rPr>
        <w:t xml:space="preserve">, </w:t>
      </w:r>
      <w:r w:rsidRPr="00961490">
        <w:rPr>
          <w:rFonts w:ascii="Arial" w:hAnsi="Arial" w:cs="Arial"/>
          <w:i/>
          <w:sz w:val="20"/>
          <w:szCs w:val="20"/>
        </w:rPr>
        <w:t>et al.</w:t>
      </w:r>
      <w:r w:rsidRPr="00961490">
        <w:rPr>
          <w:rFonts w:ascii="Arial" w:hAnsi="Arial" w:cs="Arial"/>
          <w:sz w:val="20"/>
          <w:szCs w:val="20"/>
        </w:rPr>
        <w:t xml:space="preserve">, The Coral Trait Database, a curated database of trait information for coral species from the global oceans. </w:t>
      </w:r>
      <w:r w:rsidRPr="00961490">
        <w:rPr>
          <w:rFonts w:ascii="Arial" w:hAnsi="Arial" w:cs="Arial"/>
          <w:i/>
          <w:sz w:val="20"/>
          <w:szCs w:val="20"/>
        </w:rPr>
        <w:t xml:space="preserve">Sci. Data </w:t>
      </w:r>
      <w:r w:rsidRPr="00961490">
        <w:rPr>
          <w:rFonts w:ascii="Arial" w:hAnsi="Arial" w:cs="Arial"/>
          <w:sz w:val="20"/>
          <w:szCs w:val="20"/>
        </w:rPr>
        <w:t>3, sdata201617 (2016).</w:t>
      </w:r>
    </w:p>
    <w:p w14:paraId="1C96F70A" w14:textId="046C8115"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29. </w:t>
      </w:r>
      <w:r w:rsidRPr="00961490">
        <w:rPr>
          <w:rFonts w:ascii="Arial" w:hAnsi="Arial" w:cs="Arial"/>
          <w:sz w:val="20"/>
          <w:szCs w:val="20"/>
        </w:rPr>
        <w:tab/>
        <w:t xml:space="preserve">J. M. Caldwell, </w:t>
      </w:r>
      <w:r w:rsidRPr="00961490">
        <w:rPr>
          <w:rFonts w:ascii="Arial" w:hAnsi="Arial" w:cs="Arial"/>
          <w:i/>
          <w:sz w:val="20"/>
          <w:szCs w:val="20"/>
        </w:rPr>
        <w:t>et al.</w:t>
      </w:r>
      <w:r w:rsidRPr="00961490">
        <w:rPr>
          <w:rFonts w:ascii="Arial" w:hAnsi="Arial" w:cs="Arial"/>
          <w:sz w:val="20"/>
          <w:szCs w:val="20"/>
        </w:rPr>
        <w:t xml:space="preserve">, Hawai'i Coral Disease database (HICORDIS): species-specific coral health data from across the Hawaiian archipelago. </w:t>
      </w:r>
      <w:r w:rsidRPr="00961490">
        <w:rPr>
          <w:rFonts w:ascii="Arial" w:hAnsi="Arial" w:cs="Arial"/>
          <w:i/>
          <w:sz w:val="20"/>
          <w:szCs w:val="20"/>
        </w:rPr>
        <w:t xml:space="preserve">Data Brief </w:t>
      </w:r>
      <w:r w:rsidRPr="00961490">
        <w:rPr>
          <w:rFonts w:ascii="Arial" w:hAnsi="Arial" w:cs="Arial"/>
          <w:sz w:val="20"/>
          <w:szCs w:val="20"/>
        </w:rPr>
        <w:t>8, 1054–1058 (2016).</w:t>
      </w:r>
    </w:p>
    <w:p w14:paraId="66900AA7"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30. </w:t>
      </w:r>
      <w:r w:rsidRPr="00961490">
        <w:rPr>
          <w:rFonts w:ascii="Arial" w:hAnsi="Arial" w:cs="Arial"/>
          <w:sz w:val="20"/>
          <w:szCs w:val="20"/>
        </w:rPr>
        <w:tab/>
        <w:t xml:space="preserve">D. Huang, K. Roy, The future of evolutionary diversity in reef corals. </w:t>
      </w:r>
      <w:r w:rsidRPr="00961490">
        <w:rPr>
          <w:rFonts w:ascii="Arial" w:hAnsi="Arial" w:cs="Arial"/>
          <w:i/>
          <w:sz w:val="20"/>
          <w:szCs w:val="20"/>
        </w:rPr>
        <w:t xml:space="preserve">Philos. Trans. R. Soc. B Biol. Sci. </w:t>
      </w:r>
      <w:r w:rsidRPr="00961490">
        <w:rPr>
          <w:rFonts w:ascii="Arial" w:hAnsi="Arial" w:cs="Arial"/>
          <w:sz w:val="20"/>
          <w:szCs w:val="20"/>
        </w:rPr>
        <w:t>370, 20140010 (2015).</w:t>
      </w:r>
    </w:p>
    <w:p w14:paraId="3EF5A892"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31. </w:t>
      </w:r>
      <w:r w:rsidRPr="00961490">
        <w:rPr>
          <w:rFonts w:ascii="Arial" w:hAnsi="Arial" w:cs="Arial"/>
          <w:sz w:val="20"/>
          <w:szCs w:val="20"/>
        </w:rPr>
        <w:tab/>
        <w:t xml:space="preserve">N. Wada, </w:t>
      </w:r>
      <w:r w:rsidRPr="00961490">
        <w:rPr>
          <w:rFonts w:ascii="Arial" w:hAnsi="Arial" w:cs="Arial"/>
          <w:i/>
          <w:sz w:val="20"/>
          <w:szCs w:val="20"/>
        </w:rPr>
        <w:t>et al.</w:t>
      </w:r>
      <w:r w:rsidRPr="00961490">
        <w:rPr>
          <w:rFonts w:ascii="Arial" w:hAnsi="Arial" w:cs="Arial"/>
          <w:sz w:val="20"/>
          <w:szCs w:val="20"/>
        </w:rPr>
        <w:t xml:space="preserve">, Characterization of coral-associated microbial aggregates (CAMAs) within tissues of the coral </w:t>
      </w:r>
      <w:r w:rsidRPr="00961490">
        <w:rPr>
          <w:rFonts w:ascii="Arial" w:hAnsi="Arial" w:cs="Arial"/>
          <w:i/>
          <w:iCs/>
          <w:sz w:val="20"/>
          <w:szCs w:val="20"/>
        </w:rPr>
        <w:t xml:space="preserve">Acropora </w:t>
      </w:r>
      <w:proofErr w:type="spellStart"/>
      <w:r w:rsidRPr="00961490">
        <w:rPr>
          <w:rFonts w:ascii="Arial" w:hAnsi="Arial" w:cs="Arial"/>
          <w:i/>
          <w:iCs/>
          <w:sz w:val="20"/>
          <w:szCs w:val="20"/>
        </w:rPr>
        <w:t>hyacinthus</w:t>
      </w:r>
      <w:proofErr w:type="spellEnd"/>
      <w:r w:rsidRPr="00961490">
        <w:rPr>
          <w:rFonts w:ascii="Arial" w:hAnsi="Arial" w:cs="Arial"/>
          <w:sz w:val="20"/>
          <w:szCs w:val="20"/>
        </w:rPr>
        <w:t xml:space="preserve">. </w:t>
      </w:r>
      <w:r w:rsidRPr="00961490">
        <w:rPr>
          <w:rFonts w:ascii="Arial" w:hAnsi="Arial" w:cs="Arial"/>
          <w:i/>
          <w:sz w:val="20"/>
          <w:szCs w:val="20"/>
        </w:rPr>
        <w:t xml:space="preserve">Sci. Rep. </w:t>
      </w:r>
      <w:r w:rsidRPr="00961490">
        <w:rPr>
          <w:rFonts w:ascii="Arial" w:hAnsi="Arial" w:cs="Arial"/>
          <w:sz w:val="20"/>
          <w:szCs w:val="20"/>
        </w:rPr>
        <w:t>9, 14662 (2019).</w:t>
      </w:r>
    </w:p>
    <w:p w14:paraId="7150C533" w14:textId="1E37A929"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32. </w:t>
      </w:r>
      <w:r w:rsidRPr="00961490">
        <w:rPr>
          <w:rFonts w:ascii="Arial" w:hAnsi="Arial" w:cs="Arial"/>
          <w:sz w:val="20"/>
          <w:szCs w:val="20"/>
        </w:rPr>
        <w:tab/>
        <w:t xml:space="preserve">J. J. </w:t>
      </w:r>
      <w:proofErr w:type="spellStart"/>
      <w:r w:rsidRPr="00961490">
        <w:rPr>
          <w:rFonts w:ascii="Arial" w:hAnsi="Arial" w:cs="Arial"/>
          <w:sz w:val="20"/>
          <w:szCs w:val="20"/>
        </w:rPr>
        <w:t>Stachowicz</w:t>
      </w:r>
      <w:proofErr w:type="spellEnd"/>
      <w:r w:rsidRPr="00961490">
        <w:rPr>
          <w:rFonts w:ascii="Arial" w:hAnsi="Arial" w:cs="Arial"/>
          <w:sz w:val="20"/>
          <w:szCs w:val="20"/>
        </w:rPr>
        <w:t xml:space="preserve">, R. B. </w:t>
      </w:r>
      <w:proofErr w:type="spellStart"/>
      <w:r w:rsidRPr="00961490">
        <w:rPr>
          <w:rFonts w:ascii="Arial" w:hAnsi="Arial" w:cs="Arial"/>
          <w:sz w:val="20"/>
          <w:szCs w:val="20"/>
        </w:rPr>
        <w:t>Whitlatch</w:t>
      </w:r>
      <w:proofErr w:type="spellEnd"/>
      <w:r w:rsidRPr="00961490">
        <w:rPr>
          <w:rFonts w:ascii="Arial" w:hAnsi="Arial" w:cs="Arial"/>
          <w:sz w:val="20"/>
          <w:szCs w:val="20"/>
        </w:rPr>
        <w:t xml:space="preserve">, R. W. Osman, Species diversity and invasion resistance in a marine ecosystem. </w:t>
      </w:r>
      <w:r w:rsidRPr="00961490">
        <w:rPr>
          <w:rFonts w:ascii="Arial" w:hAnsi="Arial" w:cs="Arial"/>
          <w:i/>
          <w:sz w:val="20"/>
          <w:szCs w:val="20"/>
        </w:rPr>
        <w:t xml:space="preserve">Science </w:t>
      </w:r>
      <w:r w:rsidRPr="00961490">
        <w:rPr>
          <w:rFonts w:ascii="Arial" w:hAnsi="Arial" w:cs="Arial"/>
          <w:sz w:val="20"/>
          <w:szCs w:val="20"/>
        </w:rPr>
        <w:t>286, 1577–1579 (1999).</w:t>
      </w:r>
    </w:p>
    <w:p w14:paraId="42AA1F67"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lastRenderedPageBreak/>
        <w:t xml:space="preserve">33. </w:t>
      </w:r>
      <w:r w:rsidRPr="00961490">
        <w:rPr>
          <w:rFonts w:ascii="Arial" w:hAnsi="Arial" w:cs="Arial"/>
          <w:sz w:val="20"/>
          <w:szCs w:val="20"/>
        </w:rPr>
        <w:tab/>
        <w:t xml:space="preserve">J. </w:t>
      </w:r>
      <w:proofErr w:type="spellStart"/>
      <w:r w:rsidRPr="00961490">
        <w:rPr>
          <w:rFonts w:ascii="Arial" w:hAnsi="Arial" w:cs="Arial"/>
          <w:sz w:val="20"/>
          <w:szCs w:val="20"/>
        </w:rPr>
        <w:t>Morais</w:t>
      </w:r>
      <w:proofErr w:type="spellEnd"/>
      <w:r w:rsidRPr="00961490">
        <w:rPr>
          <w:rFonts w:ascii="Arial" w:hAnsi="Arial" w:cs="Arial"/>
          <w:sz w:val="20"/>
          <w:szCs w:val="20"/>
        </w:rPr>
        <w:t xml:space="preserve">, A. P. L. R. Cardoso, B. A. Santos, A global synthesis of the current knowledge on the taxonomic and geographic distribution of major coral diseases. </w:t>
      </w:r>
      <w:r w:rsidRPr="00961490">
        <w:rPr>
          <w:rFonts w:ascii="Arial" w:hAnsi="Arial" w:cs="Arial"/>
          <w:i/>
          <w:sz w:val="20"/>
          <w:szCs w:val="20"/>
        </w:rPr>
        <w:t xml:space="preserve">Environ. Adv. </w:t>
      </w:r>
      <w:r w:rsidRPr="00961490">
        <w:rPr>
          <w:rFonts w:ascii="Arial" w:hAnsi="Arial" w:cs="Arial"/>
          <w:sz w:val="20"/>
          <w:szCs w:val="20"/>
        </w:rPr>
        <w:t>8, 100231 (2022).</w:t>
      </w:r>
    </w:p>
    <w:p w14:paraId="13837F39"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34. </w:t>
      </w:r>
      <w:r w:rsidRPr="00961490">
        <w:rPr>
          <w:rFonts w:ascii="Arial" w:hAnsi="Arial" w:cs="Arial"/>
          <w:sz w:val="20"/>
          <w:szCs w:val="20"/>
        </w:rPr>
        <w:tab/>
        <w:t xml:space="preserve">G. </w:t>
      </w:r>
      <w:proofErr w:type="spellStart"/>
      <w:r w:rsidRPr="00961490">
        <w:rPr>
          <w:rFonts w:ascii="Arial" w:hAnsi="Arial" w:cs="Arial"/>
          <w:sz w:val="20"/>
          <w:szCs w:val="20"/>
        </w:rPr>
        <w:t>Klinges</w:t>
      </w:r>
      <w:proofErr w:type="spellEnd"/>
      <w:r w:rsidRPr="00961490">
        <w:rPr>
          <w:rFonts w:ascii="Arial" w:hAnsi="Arial" w:cs="Arial"/>
          <w:sz w:val="20"/>
          <w:szCs w:val="20"/>
        </w:rPr>
        <w:t>, R. L. Maher, R. L. Vega Thurber, E. M. Muller, Parasitic ‘</w:t>
      </w:r>
      <w:proofErr w:type="spellStart"/>
      <w:r w:rsidRPr="00961490">
        <w:rPr>
          <w:rFonts w:ascii="Arial" w:hAnsi="Arial" w:cs="Arial"/>
          <w:i/>
          <w:iCs/>
          <w:sz w:val="20"/>
          <w:szCs w:val="20"/>
        </w:rPr>
        <w:t>Candidatus</w:t>
      </w:r>
      <w:proofErr w:type="spellEnd"/>
      <w:r w:rsidRPr="00961490">
        <w:rPr>
          <w:rFonts w:ascii="Arial" w:hAnsi="Arial" w:cs="Arial"/>
          <w:sz w:val="20"/>
          <w:szCs w:val="20"/>
        </w:rPr>
        <w:t xml:space="preserve"> </w:t>
      </w:r>
      <w:proofErr w:type="spellStart"/>
      <w:r w:rsidRPr="00961490">
        <w:rPr>
          <w:rFonts w:ascii="Arial" w:hAnsi="Arial" w:cs="Arial"/>
          <w:sz w:val="20"/>
          <w:szCs w:val="20"/>
        </w:rPr>
        <w:t>Aquarickettsia</w:t>
      </w:r>
      <w:proofErr w:type="spellEnd"/>
      <w:r w:rsidRPr="00961490">
        <w:rPr>
          <w:rFonts w:ascii="Arial" w:hAnsi="Arial" w:cs="Arial"/>
          <w:sz w:val="20"/>
          <w:szCs w:val="20"/>
        </w:rPr>
        <w:t xml:space="preserve"> </w:t>
      </w:r>
      <w:proofErr w:type="spellStart"/>
      <w:r w:rsidRPr="00961490">
        <w:rPr>
          <w:rFonts w:ascii="Arial" w:hAnsi="Arial" w:cs="Arial"/>
          <w:sz w:val="20"/>
          <w:szCs w:val="20"/>
        </w:rPr>
        <w:t>rohweri</w:t>
      </w:r>
      <w:proofErr w:type="spellEnd"/>
      <w:r w:rsidRPr="00961490">
        <w:rPr>
          <w:rFonts w:ascii="Arial" w:hAnsi="Arial" w:cs="Arial"/>
          <w:sz w:val="20"/>
          <w:szCs w:val="20"/>
        </w:rPr>
        <w:t xml:space="preserve">’ is a marker of disease susceptibility in </w:t>
      </w:r>
      <w:r w:rsidRPr="00961490">
        <w:rPr>
          <w:rFonts w:ascii="Arial" w:hAnsi="Arial" w:cs="Arial"/>
          <w:i/>
          <w:iCs/>
          <w:sz w:val="20"/>
          <w:szCs w:val="20"/>
        </w:rPr>
        <w:t xml:space="preserve">Acropora </w:t>
      </w:r>
      <w:proofErr w:type="spellStart"/>
      <w:r w:rsidRPr="00961490">
        <w:rPr>
          <w:rFonts w:ascii="Arial" w:hAnsi="Arial" w:cs="Arial"/>
          <w:i/>
          <w:iCs/>
          <w:sz w:val="20"/>
          <w:szCs w:val="20"/>
        </w:rPr>
        <w:t>cervicornis</w:t>
      </w:r>
      <w:proofErr w:type="spellEnd"/>
      <w:r w:rsidRPr="00961490">
        <w:rPr>
          <w:rFonts w:ascii="Arial" w:hAnsi="Arial" w:cs="Arial"/>
          <w:sz w:val="20"/>
          <w:szCs w:val="20"/>
        </w:rPr>
        <w:t xml:space="preserve"> but is lost during thermal stress. </w:t>
      </w:r>
      <w:r w:rsidRPr="00961490">
        <w:rPr>
          <w:rFonts w:ascii="Arial" w:hAnsi="Arial" w:cs="Arial"/>
          <w:i/>
          <w:sz w:val="20"/>
          <w:szCs w:val="20"/>
        </w:rPr>
        <w:t xml:space="preserve">Environ. </w:t>
      </w:r>
      <w:proofErr w:type="spellStart"/>
      <w:r w:rsidRPr="00961490">
        <w:rPr>
          <w:rFonts w:ascii="Arial" w:hAnsi="Arial" w:cs="Arial"/>
          <w:i/>
          <w:sz w:val="20"/>
          <w:szCs w:val="20"/>
        </w:rPr>
        <w:t>Microbiol</w:t>
      </w:r>
      <w:proofErr w:type="spellEnd"/>
      <w:r w:rsidRPr="00961490">
        <w:rPr>
          <w:rFonts w:ascii="Arial" w:hAnsi="Arial" w:cs="Arial"/>
          <w:i/>
          <w:sz w:val="20"/>
          <w:szCs w:val="20"/>
        </w:rPr>
        <w:t xml:space="preserve">. </w:t>
      </w:r>
      <w:r w:rsidRPr="00961490">
        <w:rPr>
          <w:rFonts w:ascii="Arial" w:hAnsi="Arial" w:cs="Arial"/>
          <w:sz w:val="20"/>
          <w:szCs w:val="20"/>
        </w:rPr>
        <w:t>22, 5341–5355 (2020).</w:t>
      </w:r>
    </w:p>
    <w:p w14:paraId="36B46827"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35. </w:t>
      </w:r>
      <w:r w:rsidRPr="00961490">
        <w:rPr>
          <w:rFonts w:ascii="Arial" w:hAnsi="Arial" w:cs="Arial"/>
          <w:sz w:val="20"/>
          <w:szCs w:val="20"/>
        </w:rPr>
        <w:tab/>
        <w:t xml:space="preserve">L. J. Baker, </w:t>
      </w:r>
      <w:r w:rsidRPr="00961490">
        <w:rPr>
          <w:rFonts w:ascii="Arial" w:hAnsi="Arial" w:cs="Arial"/>
          <w:i/>
          <w:sz w:val="20"/>
          <w:szCs w:val="20"/>
        </w:rPr>
        <w:t>et al.</w:t>
      </w:r>
      <w:r w:rsidRPr="00961490">
        <w:rPr>
          <w:rFonts w:ascii="Arial" w:hAnsi="Arial" w:cs="Arial"/>
          <w:sz w:val="20"/>
          <w:szCs w:val="20"/>
        </w:rPr>
        <w:t xml:space="preserve">, The coral symbiont </w:t>
      </w:r>
      <w:proofErr w:type="spellStart"/>
      <w:r w:rsidRPr="00961490">
        <w:rPr>
          <w:rFonts w:ascii="Arial" w:hAnsi="Arial" w:cs="Arial"/>
          <w:i/>
          <w:iCs/>
          <w:sz w:val="20"/>
          <w:szCs w:val="20"/>
        </w:rPr>
        <w:t>Candidatus</w:t>
      </w:r>
      <w:proofErr w:type="spellEnd"/>
      <w:r w:rsidRPr="00961490">
        <w:rPr>
          <w:rFonts w:ascii="Arial" w:hAnsi="Arial" w:cs="Arial"/>
          <w:i/>
          <w:iCs/>
          <w:sz w:val="20"/>
          <w:szCs w:val="20"/>
        </w:rPr>
        <w:t xml:space="preserve"> </w:t>
      </w:r>
      <w:proofErr w:type="spellStart"/>
      <w:r w:rsidRPr="00961490">
        <w:rPr>
          <w:rFonts w:ascii="Arial" w:hAnsi="Arial" w:cs="Arial"/>
          <w:sz w:val="20"/>
          <w:szCs w:val="20"/>
        </w:rPr>
        <w:t>Aquarickettsia</w:t>
      </w:r>
      <w:proofErr w:type="spellEnd"/>
      <w:r w:rsidRPr="00961490">
        <w:rPr>
          <w:rFonts w:ascii="Arial" w:hAnsi="Arial" w:cs="Arial"/>
          <w:sz w:val="20"/>
          <w:szCs w:val="20"/>
        </w:rPr>
        <w:t xml:space="preserve"> is variably abundant in threatened Caribbean </w:t>
      </w:r>
      <w:proofErr w:type="spellStart"/>
      <w:r w:rsidRPr="00961490">
        <w:rPr>
          <w:rFonts w:ascii="Arial" w:hAnsi="Arial" w:cs="Arial"/>
          <w:sz w:val="20"/>
          <w:szCs w:val="20"/>
        </w:rPr>
        <w:t>acroporids</w:t>
      </w:r>
      <w:proofErr w:type="spellEnd"/>
      <w:r w:rsidRPr="00961490">
        <w:rPr>
          <w:rFonts w:ascii="Arial" w:hAnsi="Arial" w:cs="Arial"/>
          <w:sz w:val="20"/>
          <w:szCs w:val="20"/>
        </w:rPr>
        <w:t xml:space="preserve"> and transmitted horizontally. </w:t>
      </w:r>
      <w:r w:rsidRPr="00961490">
        <w:rPr>
          <w:rFonts w:ascii="Arial" w:hAnsi="Arial" w:cs="Arial"/>
          <w:i/>
          <w:sz w:val="20"/>
          <w:szCs w:val="20"/>
        </w:rPr>
        <w:t xml:space="preserve">ISME J. </w:t>
      </w:r>
      <w:r w:rsidRPr="00961490">
        <w:rPr>
          <w:rFonts w:ascii="Arial" w:hAnsi="Arial" w:cs="Arial"/>
          <w:sz w:val="20"/>
          <w:szCs w:val="20"/>
        </w:rPr>
        <w:t>16, 400–411 (2022).</w:t>
      </w:r>
    </w:p>
    <w:p w14:paraId="420C6DB8"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36. </w:t>
      </w:r>
      <w:r w:rsidRPr="00961490">
        <w:rPr>
          <w:rFonts w:ascii="Arial" w:hAnsi="Arial" w:cs="Arial"/>
          <w:sz w:val="20"/>
          <w:szCs w:val="20"/>
        </w:rPr>
        <w:tab/>
        <w:t xml:space="preserve">O. </w:t>
      </w:r>
      <w:proofErr w:type="spellStart"/>
      <w:r w:rsidRPr="00961490">
        <w:rPr>
          <w:rFonts w:ascii="Arial" w:hAnsi="Arial" w:cs="Arial"/>
          <w:sz w:val="20"/>
          <w:szCs w:val="20"/>
        </w:rPr>
        <w:t>Pantos</w:t>
      </w:r>
      <w:proofErr w:type="spellEnd"/>
      <w:r w:rsidRPr="00961490">
        <w:rPr>
          <w:rFonts w:ascii="Arial" w:hAnsi="Arial" w:cs="Arial"/>
          <w:sz w:val="20"/>
          <w:szCs w:val="20"/>
        </w:rPr>
        <w:t xml:space="preserve">, </w:t>
      </w:r>
      <w:r w:rsidRPr="00961490">
        <w:rPr>
          <w:rFonts w:ascii="Arial" w:hAnsi="Arial" w:cs="Arial"/>
          <w:i/>
          <w:sz w:val="20"/>
          <w:szCs w:val="20"/>
        </w:rPr>
        <w:t>et al.</w:t>
      </w:r>
      <w:r w:rsidRPr="00961490">
        <w:rPr>
          <w:rFonts w:ascii="Arial" w:hAnsi="Arial" w:cs="Arial"/>
          <w:sz w:val="20"/>
          <w:szCs w:val="20"/>
        </w:rPr>
        <w:t xml:space="preserve">, The bacterial ecology of a plague-like disease affecting the Caribbean coral </w:t>
      </w:r>
      <w:proofErr w:type="spellStart"/>
      <w:r w:rsidRPr="00961490">
        <w:rPr>
          <w:rFonts w:ascii="Arial" w:hAnsi="Arial" w:cs="Arial"/>
          <w:i/>
          <w:iCs/>
          <w:sz w:val="20"/>
          <w:szCs w:val="20"/>
        </w:rPr>
        <w:t>Montastrea</w:t>
      </w:r>
      <w:proofErr w:type="spellEnd"/>
      <w:r w:rsidRPr="00961490">
        <w:rPr>
          <w:rFonts w:ascii="Arial" w:hAnsi="Arial" w:cs="Arial"/>
          <w:i/>
          <w:iCs/>
          <w:sz w:val="20"/>
          <w:szCs w:val="20"/>
        </w:rPr>
        <w:t xml:space="preserve"> </w:t>
      </w:r>
      <w:proofErr w:type="spellStart"/>
      <w:r w:rsidRPr="00961490">
        <w:rPr>
          <w:rFonts w:ascii="Arial" w:hAnsi="Arial" w:cs="Arial"/>
          <w:i/>
          <w:iCs/>
          <w:sz w:val="20"/>
          <w:szCs w:val="20"/>
        </w:rPr>
        <w:t>annularis</w:t>
      </w:r>
      <w:proofErr w:type="spellEnd"/>
      <w:r w:rsidRPr="00961490">
        <w:rPr>
          <w:rFonts w:ascii="Arial" w:hAnsi="Arial" w:cs="Arial"/>
          <w:sz w:val="20"/>
          <w:szCs w:val="20"/>
        </w:rPr>
        <w:t xml:space="preserve">. </w:t>
      </w:r>
      <w:r w:rsidRPr="00961490">
        <w:rPr>
          <w:rFonts w:ascii="Arial" w:hAnsi="Arial" w:cs="Arial"/>
          <w:i/>
          <w:sz w:val="20"/>
          <w:szCs w:val="20"/>
        </w:rPr>
        <w:t xml:space="preserve">Environ. </w:t>
      </w:r>
      <w:proofErr w:type="spellStart"/>
      <w:r w:rsidRPr="00961490">
        <w:rPr>
          <w:rFonts w:ascii="Arial" w:hAnsi="Arial" w:cs="Arial"/>
          <w:i/>
          <w:sz w:val="20"/>
          <w:szCs w:val="20"/>
        </w:rPr>
        <w:t>Microbiol</w:t>
      </w:r>
      <w:proofErr w:type="spellEnd"/>
      <w:r w:rsidRPr="00961490">
        <w:rPr>
          <w:rFonts w:ascii="Arial" w:hAnsi="Arial" w:cs="Arial"/>
          <w:i/>
          <w:sz w:val="20"/>
          <w:szCs w:val="20"/>
        </w:rPr>
        <w:t xml:space="preserve">. </w:t>
      </w:r>
      <w:r w:rsidRPr="00961490">
        <w:rPr>
          <w:rFonts w:ascii="Arial" w:hAnsi="Arial" w:cs="Arial"/>
          <w:sz w:val="20"/>
          <w:szCs w:val="20"/>
        </w:rPr>
        <w:t>5, 370–382 (2003).</w:t>
      </w:r>
    </w:p>
    <w:p w14:paraId="71DA059B"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37. </w:t>
      </w:r>
      <w:r w:rsidRPr="00961490">
        <w:rPr>
          <w:rFonts w:ascii="Arial" w:hAnsi="Arial" w:cs="Arial"/>
          <w:sz w:val="20"/>
          <w:szCs w:val="20"/>
        </w:rPr>
        <w:tab/>
        <w:t xml:space="preserve">D. </w:t>
      </w:r>
      <w:proofErr w:type="spellStart"/>
      <w:r w:rsidRPr="00961490">
        <w:rPr>
          <w:rFonts w:ascii="Arial" w:hAnsi="Arial" w:cs="Arial"/>
          <w:sz w:val="20"/>
          <w:szCs w:val="20"/>
        </w:rPr>
        <w:t>Bourne</w:t>
      </w:r>
      <w:proofErr w:type="spellEnd"/>
      <w:r w:rsidRPr="00961490">
        <w:rPr>
          <w:rFonts w:ascii="Arial" w:hAnsi="Arial" w:cs="Arial"/>
          <w:sz w:val="20"/>
          <w:szCs w:val="20"/>
        </w:rPr>
        <w:t xml:space="preserve">, Y. Iida, S. </w:t>
      </w:r>
      <w:proofErr w:type="spellStart"/>
      <w:r w:rsidRPr="00961490">
        <w:rPr>
          <w:rFonts w:ascii="Arial" w:hAnsi="Arial" w:cs="Arial"/>
          <w:sz w:val="20"/>
          <w:szCs w:val="20"/>
        </w:rPr>
        <w:t>Uthicke</w:t>
      </w:r>
      <w:proofErr w:type="spellEnd"/>
      <w:r w:rsidRPr="00961490">
        <w:rPr>
          <w:rFonts w:ascii="Arial" w:hAnsi="Arial" w:cs="Arial"/>
          <w:sz w:val="20"/>
          <w:szCs w:val="20"/>
        </w:rPr>
        <w:t>, C. Smith-</w:t>
      </w:r>
      <w:proofErr w:type="spellStart"/>
      <w:r w:rsidRPr="00961490">
        <w:rPr>
          <w:rFonts w:ascii="Arial" w:hAnsi="Arial" w:cs="Arial"/>
          <w:sz w:val="20"/>
          <w:szCs w:val="20"/>
        </w:rPr>
        <w:t>Keune</w:t>
      </w:r>
      <w:proofErr w:type="spellEnd"/>
      <w:r w:rsidRPr="00961490">
        <w:rPr>
          <w:rFonts w:ascii="Arial" w:hAnsi="Arial" w:cs="Arial"/>
          <w:sz w:val="20"/>
          <w:szCs w:val="20"/>
        </w:rPr>
        <w:t xml:space="preserve">, Changes in coral-associated microbial communities during a bleaching event. </w:t>
      </w:r>
      <w:r w:rsidRPr="00961490">
        <w:rPr>
          <w:rFonts w:ascii="Arial" w:hAnsi="Arial" w:cs="Arial"/>
          <w:i/>
          <w:sz w:val="20"/>
          <w:szCs w:val="20"/>
        </w:rPr>
        <w:t xml:space="preserve">ISME J. </w:t>
      </w:r>
      <w:r w:rsidRPr="00961490">
        <w:rPr>
          <w:rFonts w:ascii="Arial" w:hAnsi="Arial" w:cs="Arial"/>
          <w:sz w:val="20"/>
          <w:szCs w:val="20"/>
        </w:rPr>
        <w:t>2, 350–363 (2008).</w:t>
      </w:r>
    </w:p>
    <w:p w14:paraId="5415FC60" w14:textId="4166B52F"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38. </w:t>
      </w:r>
      <w:r w:rsidRPr="00961490">
        <w:rPr>
          <w:rFonts w:ascii="Arial" w:hAnsi="Arial" w:cs="Arial"/>
          <w:sz w:val="20"/>
          <w:szCs w:val="20"/>
        </w:rPr>
        <w:tab/>
        <w:t xml:space="preserve">R. Vega Thurber, </w:t>
      </w:r>
      <w:r w:rsidRPr="00961490">
        <w:rPr>
          <w:rFonts w:ascii="Arial" w:hAnsi="Arial" w:cs="Arial"/>
          <w:i/>
          <w:sz w:val="20"/>
          <w:szCs w:val="20"/>
        </w:rPr>
        <w:t>et al.</w:t>
      </w:r>
      <w:r w:rsidRPr="00961490">
        <w:rPr>
          <w:rFonts w:ascii="Arial" w:hAnsi="Arial" w:cs="Arial"/>
          <w:sz w:val="20"/>
          <w:szCs w:val="20"/>
        </w:rPr>
        <w:t xml:space="preserve">, Deciphering coral disease dynamics: Integrating host, microbiome, and the changing environment. </w:t>
      </w:r>
      <w:r w:rsidRPr="00961490">
        <w:rPr>
          <w:rFonts w:ascii="Arial" w:hAnsi="Arial" w:cs="Arial"/>
          <w:i/>
          <w:sz w:val="20"/>
          <w:szCs w:val="20"/>
        </w:rPr>
        <w:t xml:space="preserve">Front. Ecol. </w:t>
      </w:r>
      <w:proofErr w:type="spellStart"/>
      <w:r w:rsidRPr="00961490">
        <w:rPr>
          <w:rFonts w:ascii="Arial" w:hAnsi="Arial" w:cs="Arial"/>
          <w:i/>
          <w:sz w:val="20"/>
          <w:szCs w:val="20"/>
        </w:rPr>
        <w:t>Evol</w:t>
      </w:r>
      <w:proofErr w:type="spellEnd"/>
      <w:r w:rsidRPr="00961490">
        <w:rPr>
          <w:rFonts w:ascii="Arial" w:hAnsi="Arial" w:cs="Arial"/>
          <w:i/>
          <w:sz w:val="20"/>
          <w:szCs w:val="20"/>
        </w:rPr>
        <w:t xml:space="preserve">. </w:t>
      </w:r>
      <w:r w:rsidRPr="00961490">
        <w:rPr>
          <w:rFonts w:ascii="Arial" w:hAnsi="Arial" w:cs="Arial"/>
          <w:sz w:val="20"/>
          <w:szCs w:val="20"/>
        </w:rPr>
        <w:t>8 (2020).</w:t>
      </w:r>
    </w:p>
    <w:p w14:paraId="6A7FCC75"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39. </w:t>
      </w:r>
      <w:r w:rsidRPr="00961490">
        <w:rPr>
          <w:rFonts w:ascii="Arial" w:hAnsi="Arial" w:cs="Arial"/>
          <w:sz w:val="20"/>
          <w:szCs w:val="20"/>
        </w:rPr>
        <w:tab/>
        <w:t xml:space="preserve">M. J. Neave, C. T. Michell, A. </w:t>
      </w:r>
      <w:proofErr w:type="spellStart"/>
      <w:r w:rsidRPr="00961490">
        <w:rPr>
          <w:rFonts w:ascii="Arial" w:hAnsi="Arial" w:cs="Arial"/>
          <w:sz w:val="20"/>
          <w:szCs w:val="20"/>
        </w:rPr>
        <w:t>Apprill</w:t>
      </w:r>
      <w:proofErr w:type="spellEnd"/>
      <w:r w:rsidRPr="00961490">
        <w:rPr>
          <w:rFonts w:ascii="Arial" w:hAnsi="Arial" w:cs="Arial"/>
          <w:sz w:val="20"/>
          <w:szCs w:val="20"/>
        </w:rPr>
        <w:t xml:space="preserve">, C. R. </w:t>
      </w:r>
      <w:proofErr w:type="spellStart"/>
      <w:r w:rsidRPr="00961490">
        <w:rPr>
          <w:rFonts w:ascii="Arial" w:hAnsi="Arial" w:cs="Arial"/>
          <w:sz w:val="20"/>
          <w:szCs w:val="20"/>
        </w:rPr>
        <w:t>Voolstra</w:t>
      </w:r>
      <w:proofErr w:type="spellEnd"/>
      <w:r w:rsidRPr="00961490">
        <w:rPr>
          <w:rFonts w:ascii="Arial" w:hAnsi="Arial" w:cs="Arial"/>
          <w:sz w:val="20"/>
          <w:szCs w:val="20"/>
        </w:rPr>
        <w:t xml:space="preserve">, </w:t>
      </w:r>
      <w:r w:rsidRPr="00961490">
        <w:rPr>
          <w:rFonts w:ascii="Arial" w:hAnsi="Arial" w:cs="Arial"/>
          <w:i/>
          <w:iCs/>
          <w:sz w:val="20"/>
          <w:szCs w:val="20"/>
        </w:rPr>
        <w:t>Endozoicomonas</w:t>
      </w:r>
      <w:r w:rsidRPr="00961490">
        <w:rPr>
          <w:rFonts w:ascii="Arial" w:hAnsi="Arial" w:cs="Arial"/>
          <w:sz w:val="20"/>
          <w:szCs w:val="20"/>
        </w:rPr>
        <w:t xml:space="preserve"> genomes reveal functional adaptation and plasticity in bacterial strains symbiotically associated with diverse marine hosts. </w:t>
      </w:r>
      <w:r w:rsidRPr="00961490">
        <w:rPr>
          <w:rFonts w:ascii="Arial" w:hAnsi="Arial" w:cs="Arial"/>
          <w:i/>
          <w:sz w:val="20"/>
          <w:szCs w:val="20"/>
        </w:rPr>
        <w:t xml:space="preserve">Sci. Rep. </w:t>
      </w:r>
      <w:r w:rsidRPr="00961490">
        <w:rPr>
          <w:rFonts w:ascii="Arial" w:hAnsi="Arial" w:cs="Arial"/>
          <w:sz w:val="20"/>
          <w:szCs w:val="20"/>
        </w:rPr>
        <w:t>7, 40579 (2017).</w:t>
      </w:r>
    </w:p>
    <w:p w14:paraId="43D39FB0"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40. </w:t>
      </w:r>
      <w:r w:rsidRPr="00961490">
        <w:rPr>
          <w:rFonts w:ascii="Arial" w:hAnsi="Arial" w:cs="Arial"/>
          <w:sz w:val="20"/>
          <w:szCs w:val="20"/>
        </w:rPr>
        <w:tab/>
        <w:t xml:space="preserve">K. Tandon, </w:t>
      </w:r>
      <w:r w:rsidRPr="00961490">
        <w:rPr>
          <w:rFonts w:ascii="Arial" w:hAnsi="Arial" w:cs="Arial"/>
          <w:i/>
          <w:sz w:val="20"/>
          <w:szCs w:val="20"/>
        </w:rPr>
        <w:t>et al.</w:t>
      </w:r>
      <w:r w:rsidRPr="00961490">
        <w:rPr>
          <w:rFonts w:ascii="Arial" w:hAnsi="Arial" w:cs="Arial"/>
          <w:sz w:val="20"/>
          <w:szCs w:val="20"/>
        </w:rPr>
        <w:t xml:space="preserve">, Comparative genomics: Dominant coral-bacterium </w:t>
      </w:r>
      <w:r w:rsidRPr="00961490">
        <w:rPr>
          <w:rFonts w:ascii="Arial" w:hAnsi="Arial" w:cs="Arial"/>
          <w:i/>
          <w:iCs/>
          <w:sz w:val="20"/>
          <w:szCs w:val="20"/>
        </w:rPr>
        <w:t xml:space="preserve">Endozoicomonas </w:t>
      </w:r>
      <w:proofErr w:type="spellStart"/>
      <w:r w:rsidRPr="00961490">
        <w:rPr>
          <w:rFonts w:ascii="Arial" w:hAnsi="Arial" w:cs="Arial"/>
          <w:i/>
          <w:iCs/>
          <w:sz w:val="20"/>
          <w:szCs w:val="20"/>
        </w:rPr>
        <w:t>acroporae</w:t>
      </w:r>
      <w:proofErr w:type="spellEnd"/>
      <w:r w:rsidRPr="00961490">
        <w:rPr>
          <w:rFonts w:ascii="Arial" w:hAnsi="Arial" w:cs="Arial"/>
          <w:sz w:val="20"/>
          <w:szCs w:val="20"/>
        </w:rPr>
        <w:t xml:space="preserve"> metabolizes </w:t>
      </w:r>
      <w:proofErr w:type="spellStart"/>
      <w:r w:rsidRPr="00961490">
        <w:rPr>
          <w:rFonts w:ascii="Arial" w:hAnsi="Arial" w:cs="Arial"/>
          <w:sz w:val="20"/>
          <w:szCs w:val="20"/>
        </w:rPr>
        <w:t>dimethylsulfoniopropionate</w:t>
      </w:r>
      <w:proofErr w:type="spellEnd"/>
      <w:r w:rsidRPr="00961490">
        <w:rPr>
          <w:rFonts w:ascii="Arial" w:hAnsi="Arial" w:cs="Arial"/>
          <w:sz w:val="20"/>
          <w:szCs w:val="20"/>
        </w:rPr>
        <w:t xml:space="preserve"> (DMSP). </w:t>
      </w:r>
      <w:r w:rsidRPr="00961490">
        <w:rPr>
          <w:rFonts w:ascii="Arial" w:hAnsi="Arial" w:cs="Arial"/>
          <w:i/>
          <w:sz w:val="20"/>
          <w:szCs w:val="20"/>
        </w:rPr>
        <w:t xml:space="preserve">ISME J. </w:t>
      </w:r>
      <w:r w:rsidRPr="00961490">
        <w:rPr>
          <w:rFonts w:ascii="Arial" w:hAnsi="Arial" w:cs="Arial"/>
          <w:sz w:val="20"/>
          <w:szCs w:val="20"/>
        </w:rPr>
        <w:t>14, 1290–1303 (2020).</w:t>
      </w:r>
    </w:p>
    <w:p w14:paraId="28A1EE18" w14:textId="02B46CC5"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41. </w:t>
      </w:r>
      <w:r w:rsidRPr="00961490">
        <w:rPr>
          <w:rFonts w:ascii="Arial" w:hAnsi="Arial" w:cs="Arial"/>
          <w:sz w:val="20"/>
          <w:szCs w:val="20"/>
        </w:rPr>
        <w:tab/>
        <w:t xml:space="preserve">S. </w:t>
      </w:r>
      <w:proofErr w:type="spellStart"/>
      <w:r w:rsidRPr="00961490">
        <w:rPr>
          <w:rFonts w:ascii="Arial" w:hAnsi="Arial" w:cs="Arial"/>
          <w:sz w:val="20"/>
          <w:szCs w:val="20"/>
        </w:rPr>
        <w:t>Gignoux-Wolfsohn</w:t>
      </w:r>
      <w:proofErr w:type="spellEnd"/>
      <w:r w:rsidRPr="00961490">
        <w:rPr>
          <w:rFonts w:ascii="Arial" w:hAnsi="Arial" w:cs="Arial"/>
          <w:sz w:val="20"/>
          <w:szCs w:val="20"/>
        </w:rPr>
        <w:t xml:space="preserve">, S. V. Vollmer, F. M. Aronson, Complex interactions between potentially pathogenic, opportunistic, and resident bacteria emerge during infection on a reef-building coral. </w:t>
      </w:r>
      <w:r w:rsidRPr="00961490">
        <w:rPr>
          <w:rFonts w:ascii="Arial" w:hAnsi="Arial" w:cs="Arial"/>
          <w:i/>
          <w:iCs/>
          <w:sz w:val="20"/>
          <w:szCs w:val="20"/>
        </w:rPr>
        <w:t xml:space="preserve">FEMS </w:t>
      </w:r>
      <w:proofErr w:type="spellStart"/>
      <w:r w:rsidRPr="00961490">
        <w:rPr>
          <w:rFonts w:ascii="Arial" w:hAnsi="Arial" w:cs="Arial"/>
          <w:i/>
          <w:iCs/>
          <w:sz w:val="20"/>
          <w:szCs w:val="20"/>
        </w:rPr>
        <w:t>Microbiol</w:t>
      </w:r>
      <w:proofErr w:type="spellEnd"/>
      <w:r w:rsidRPr="00961490">
        <w:rPr>
          <w:rFonts w:ascii="Arial" w:hAnsi="Arial" w:cs="Arial"/>
          <w:i/>
          <w:iCs/>
          <w:sz w:val="20"/>
          <w:szCs w:val="20"/>
        </w:rPr>
        <w:t>. Ecol</w:t>
      </w:r>
      <w:r w:rsidRPr="00961490">
        <w:rPr>
          <w:rFonts w:ascii="Arial" w:hAnsi="Arial" w:cs="Arial"/>
          <w:sz w:val="20"/>
          <w:szCs w:val="20"/>
        </w:rPr>
        <w:t>. 93</w:t>
      </w:r>
      <w:r w:rsidRPr="00961490">
        <w:rPr>
          <w:rFonts w:ascii="Arial" w:hAnsi="Arial" w:cs="Arial"/>
          <w:i/>
          <w:iCs/>
          <w:sz w:val="20"/>
          <w:szCs w:val="20"/>
        </w:rPr>
        <w:t xml:space="preserve">, </w:t>
      </w:r>
      <w:r w:rsidRPr="00961490">
        <w:rPr>
          <w:rFonts w:ascii="Arial" w:hAnsi="Arial" w:cs="Arial"/>
          <w:sz w:val="20"/>
          <w:szCs w:val="20"/>
        </w:rPr>
        <w:t>fix080 (2017).</w:t>
      </w:r>
    </w:p>
    <w:p w14:paraId="6737C950" w14:textId="5AA97CCB"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42. </w:t>
      </w:r>
      <w:r w:rsidRPr="00961490">
        <w:rPr>
          <w:rFonts w:ascii="Arial" w:hAnsi="Arial" w:cs="Arial"/>
          <w:sz w:val="20"/>
          <w:szCs w:val="20"/>
        </w:rPr>
        <w:tab/>
        <w:t xml:space="preserve">J. L. Meyer, V. J. Paul, M. </w:t>
      </w:r>
      <w:proofErr w:type="spellStart"/>
      <w:r w:rsidRPr="00961490">
        <w:rPr>
          <w:rFonts w:ascii="Arial" w:hAnsi="Arial" w:cs="Arial"/>
          <w:sz w:val="20"/>
          <w:szCs w:val="20"/>
        </w:rPr>
        <w:t>Teplitski</w:t>
      </w:r>
      <w:proofErr w:type="spellEnd"/>
      <w:r w:rsidRPr="00961490">
        <w:rPr>
          <w:rFonts w:ascii="Arial" w:hAnsi="Arial" w:cs="Arial"/>
          <w:sz w:val="20"/>
          <w:szCs w:val="20"/>
        </w:rPr>
        <w:t xml:space="preserve">, Community shifts in the surface microbiomes of the coral </w:t>
      </w:r>
      <w:r w:rsidRPr="00961490">
        <w:rPr>
          <w:rFonts w:ascii="Arial" w:hAnsi="Arial" w:cs="Arial"/>
          <w:i/>
          <w:iCs/>
          <w:sz w:val="20"/>
          <w:szCs w:val="20"/>
        </w:rPr>
        <w:t xml:space="preserve">Porites </w:t>
      </w:r>
      <w:proofErr w:type="spellStart"/>
      <w:r w:rsidRPr="00961490">
        <w:rPr>
          <w:rFonts w:ascii="Arial" w:hAnsi="Arial" w:cs="Arial"/>
          <w:i/>
          <w:iCs/>
          <w:sz w:val="20"/>
          <w:szCs w:val="20"/>
        </w:rPr>
        <w:t>astreoides</w:t>
      </w:r>
      <w:proofErr w:type="spellEnd"/>
      <w:r w:rsidRPr="00961490">
        <w:rPr>
          <w:rFonts w:ascii="Arial" w:hAnsi="Arial" w:cs="Arial"/>
          <w:sz w:val="20"/>
          <w:szCs w:val="20"/>
        </w:rPr>
        <w:t xml:space="preserve"> with unusual lesions. </w:t>
      </w:r>
      <w:r w:rsidRPr="00961490">
        <w:rPr>
          <w:rFonts w:ascii="Arial" w:hAnsi="Arial" w:cs="Arial"/>
          <w:i/>
          <w:sz w:val="20"/>
          <w:szCs w:val="20"/>
        </w:rPr>
        <w:t xml:space="preserve">PLOS ONE </w:t>
      </w:r>
      <w:r w:rsidRPr="00961490">
        <w:rPr>
          <w:rFonts w:ascii="Arial" w:hAnsi="Arial" w:cs="Arial"/>
          <w:sz w:val="20"/>
          <w:szCs w:val="20"/>
        </w:rPr>
        <w:t>9, e100316 (2014).</w:t>
      </w:r>
    </w:p>
    <w:p w14:paraId="6232DD8C"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43. </w:t>
      </w:r>
      <w:r w:rsidRPr="00961490">
        <w:rPr>
          <w:rFonts w:ascii="Arial" w:hAnsi="Arial" w:cs="Arial"/>
          <w:sz w:val="20"/>
          <w:szCs w:val="20"/>
        </w:rPr>
        <w:tab/>
        <w:t xml:space="preserve">N. Wada, </w:t>
      </w:r>
      <w:r w:rsidRPr="00961490">
        <w:rPr>
          <w:rFonts w:ascii="Arial" w:hAnsi="Arial" w:cs="Arial"/>
          <w:i/>
          <w:sz w:val="20"/>
          <w:szCs w:val="20"/>
        </w:rPr>
        <w:t>et al.</w:t>
      </w:r>
      <w:r w:rsidRPr="00961490">
        <w:rPr>
          <w:rFonts w:ascii="Arial" w:hAnsi="Arial" w:cs="Arial"/>
          <w:sz w:val="20"/>
          <w:szCs w:val="20"/>
        </w:rPr>
        <w:t xml:space="preserve">, High-resolution spatial and genomic characterization of coral-associated microbial aggregates in the coral </w:t>
      </w:r>
      <w:proofErr w:type="spellStart"/>
      <w:r w:rsidRPr="00961490">
        <w:rPr>
          <w:rFonts w:ascii="Arial" w:hAnsi="Arial" w:cs="Arial"/>
          <w:i/>
          <w:iCs/>
          <w:sz w:val="20"/>
          <w:szCs w:val="20"/>
        </w:rPr>
        <w:t>Stylophora</w:t>
      </w:r>
      <w:proofErr w:type="spellEnd"/>
      <w:r w:rsidRPr="00961490">
        <w:rPr>
          <w:rFonts w:ascii="Arial" w:hAnsi="Arial" w:cs="Arial"/>
          <w:i/>
          <w:iCs/>
          <w:sz w:val="20"/>
          <w:szCs w:val="20"/>
        </w:rPr>
        <w:t xml:space="preserve"> </w:t>
      </w:r>
      <w:proofErr w:type="spellStart"/>
      <w:r w:rsidRPr="00961490">
        <w:rPr>
          <w:rFonts w:ascii="Arial" w:hAnsi="Arial" w:cs="Arial"/>
          <w:i/>
          <w:iCs/>
          <w:sz w:val="20"/>
          <w:szCs w:val="20"/>
        </w:rPr>
        <w:t>pistillata</w:t>
      </w:r>
      <w:proofErr w:type="spellEnd"/>
      <w:r w:rsidRPr="00961490">
        <w:rPr>
          <w:rFonts w:ascii="Arial" w:hAnsi="Arial" w:cs="Arial"/>
          <w:sz w:val="20"/>
          <w:szCs w:val="20"/>
        </w:rPr>
        <w:t xml:space="preserve">. </w:t>
      </w:r>
      <w:r w:rsidRPr="00961490">
        <w:rPr>
          <w:rFonts w:ascii="Arial" w:hAnsi="Arial" w:cs="Arial"/>
          <w:i/>
          <w:sz w:val="20"/>
          <w:szCs w:val="20"/>
        </w:rPr>
        <w:t xml:space="preserve">Sci. Adv. </w:t>
      </w:r>
      <w:r w:rsidRPr="00961490">
        <w:rPr>
          <w:rFonts w:ascii="Arial" w:hAnsi="Arial" w:cs="Arial"/>
          <w:sz w:val="20"/>
          <w:szCs w:val="20"/>
        </w:rPr>
        <w:t>8, eabo2431 (2022).</w:t>
      </w:r>
    </w:p>
    <w:p w14:paraId="546A3BBE"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44. </w:t>
      </w:r>
      <w:r w:rsidRPr="00961490">
        <w:rPr>
          <w:rFonts w:ascii="Arial" w:hAnsi="Arial" w:cs="Arial"/>
          <w:sz w:val="20"/>
          <w:szCs w:val="20"/>
        </w:rPr>
        <w:tab/>
        <w:t xml:space="preserve">M. Sabrina </w:t>
      </w:r>
      <w:proofErr w:type="spellStart"/>
      <w:r w:rsidRPr="00961490">
        <w:rPr>
          <w:rFonts w:ascii="Arial" w:hAnsi="Arial" w:cs="Arial"/>
          <w:sz w:val="20"/>
          <w:szCs w:val="20"/>
        </w:rPr>
        <w:t>Pankey</w:t>
      </w:r>
      <w:proofErr w:type="spellEnd"/>
      <w:r w:rsidRPr="00961490">
        <w:rPr>
          <w:rFonts w:ascii="Arial" w:hAnsi="Arial" w:cs="Arial"/>
          <w:sz w:val="20"/>
          <w:szCs w:val="20"/>
        </w:rPr>
        <w:t xml:space="preserve">, </w:t>
      </w:r>
      <w:r w:rsidRPr="00961490">
        <w:rPr>
          <w:rFonts w:ascii="Arial" w:hAnsi="Arial" w:cs="Arial"/>
          <w:i/>
          <w:sz w:val="20"/>
          <w:szCs w:val="20"/>
        </w:rPr>
        <w:t>et al.</w:t>
      </w:r>
      <w:r w:rsidRPr="00961490">
        <w:rPr>
          <w:rFonts w:ascii="Arial" w:hAnsi="Arial" w:cs="Arial"/>
          <w:sz w:val="20"/>
          <w:szCs w:val="20"/>
        </w:rPr>
        <w:t xml:space="preserve">, </w:t>
      </w:r>
      <w:proofErr w:type="spellStart"/>
      <w:r w:rsidRPr="00961490">
        <w:rPr>
          <w:rFonts w:ascii="Arial" w:hAnsi="Arial" w:cs="Arial"/>
          <w:sz w:val="20"/>
          <w:szCs w:val="20"/>
        </w:rPr>
        <w:t>Cophylogeny</w:t>
      </w:r>
      <w:proofErr w:type="spellEnd"/>
      <w:r w:rsidRPr="00961490">
        <w:rPr>
          <w:rFonts w:ascii="Arial" w:hAnsi="Arial" w:cs="Arial"/>
          <w:sz w:val="20"/>
          <w:szCs w:val="20"/>
        </w:rPr>
        <w:t xml:space="preserve"> and convergence shape holobiont evolution in sponge–microbe symbioses. </w:t>
      </w:r>
      <w:r w:rsidRPr="00961490">
        <w:rPr>
          <w:rFonts w:ascii="Arial" w:hAnsi="Arial" w:cs="Arial"/>
          <w:i/>
          <w:sz w:val="20"/>
          <w:szCs w:val="20"/>
        </w:rPr>
        <w:t xml:space="preserve">Nat. Ecol. </w:t>
      </w:r>
      <w:proofErr w:type="spellStart"/>
      <w:r w:rsidRPr="00961490">
        <w:rPr>
          <w:rFonts w:ascii="Arial" w:hAnsi="Arial" w:cs="Arial"/>
          <w:i/>
          <w:sz w:val="20"/>
          <w:szCs w:val="20"/>
        </w:rPr>
        <w:t>Evol</w:t>
      </w:r>
      <w:proofErr w:type="spellEnd"/>
      <w:r w:rsidRPr="00961490">
        <w:rPr>
          <w:rFonts w:ascii="Arial" w:hAnsi="Arial" w:cs="Arial"/>
          <w:i/>
          <w:sz w:val="20"/>
          <w:szCs w:val="20"/>
        </w:rPr>
        <w:t xml:space="preserve">. </w:t>
      </w:r>
      <w:r w:rsidRPr="00961490">
        <w:rPr>
          <w:rFonts w:ascii="Arial" w:hAnsi="Arial" w:cs="Arial"/>
          <w:sz w:val="20"/>
          <w:szCs w:val="20"/>
        </w:rPr>
        <w:t>6, 750–762 (2022).</w:t>
      </w:r>
    </w:p>
    <w:p w14:paraId="0A82D9D8"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45. </w:t>
      </w:r>
      <w:r w:rsidRPr="00961490">
        <w:rPr>
          <w:rFonts w:ascii="Arial" w:hAnsi="Arial" w:cs="Arial"/>
          <w:sz w:val="20"/>
          <w:szCs w:val="20"/>
        </w:rPr>
        <w:tab/>
        <w:t xml:space="preserve">P. Ganot, </w:t>
      </w:r>
      <w:r w:rsidRPr="00961490">
        <w:rPr>
          <w:rFonts w:ascii="Arial" w:hAnsi="Arial" w:cs="Arial"/>
          <w:i/>
          <w:sz w:val="20"/>
          <w:szCs w:val="20"/>
        </w:rPr>
        <w:t>et al.</w:t>
      </w:r>
      <w:r w:rsidRPr="00961490">
        <w:rPr>
          <w:rFonts w:ascii="Arial" w:hAnsi="Arial" w:cs="Arial"/>
          <w:sz w:val="20"/>
          <w:szCs w:val="20"/>
        </w:rPr>
        <w:t xml:space="preserve">, Structural molecular components of septate junctions in cnidarians point to the origin of epithelial junctions in eukaryotes. </w:t>
      </w:r>
      <w:r w:rsidRPr="00961490">
        <w:rPr>
          <w:rFonts w:ascii="Arial" w:hAnsi="Arial" w:cs="Arial"/>
          <w:i/>
          <w:sz w:val="20"/>
          <w:szCs w:val="20"/>
        </w:rPr>
        <w:t xml:space="preserve">Mol. Biol. </w:t>
      </w:r>
      <w:proofErr w:type="spellStart"/>
      <w:r w:rsidRPr="00961490">
        <w:rPr>
          <w:rFonts w:ascii="Arial" w:hAnsi="Arial" w:cs="Arial"/>
          <w:i/>
          <w:sz w:val="20"/>
          <w:szCs w:val="20"/>
        </w:rPr>
        <w:t>Evol</w:t>
      </w:r>
      <w:proofErr w:type="spellEnd"/>
      <w:r w:rsidRPr="00961490">
        <w:rPr>
          <w:rFonts w:ascii="Arial" w:hAnsi="Arial" w:cs="Arial"/>
          <w:i/>
          <w:sz w:val="20"/>
          <w:szCs w:val="20"/>
        </w:rPr>
        <w:t xml:space="preserve">. </w:t>
      </w:r>
      <w:r w:rsidRPr="00961490">
        <w:rPr>
          <w:rFonts w:ascii="Arial" w:hAnsi="Arial" w:cs="Arial"/>
          <w:sz w:val="20"/>
          <w:szCs w:val="20"/>
        </w:rPr>
        <w:t>32, 44–62 (2015).</w:t>
      </w:r>
    </w:p>
    <w:p w14:paraId="58EBE392"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46. </w:t>
      </w:r>
      <w:r w:rsidRPr="00961490">
        <w:rPr>
          <w:rFonts w:ascii="Arial" w:hAnsi="Arial" w:cs="Arial"/>
          <w:sz w:val="20"/>
          <w:szCs w:val="20"/>
        </w:rPr>
        <w:tab/>
        <w:t xml:space="preserve">C. V. Palmer, J. C. </w:t>
      </w:r>
      <w:proofErr w:type="spellStart"/>
      <w:r w:rsidRPr="00961490">
        <w:rPr>
          <w:rFonts w:ascii="Arial" w:hAnsi="Arial" w:cs="Arial"/>
          <w:sz w:val="20"/>
          <w:szCs w:val="20"/>
        </w:rPr>
        <w:t>Bythell</w:t>
      </w:r>
      <w:proofErr w:type="spellEnd"/>
      <w:r w:rsidRPr="00961490">
        <w:rPr>
          <w:rFonts w:ascii="Arial" w:hAnsi="Arial" w:cs="Arial"/>
          <w:sz w:val="20"/>
          <w:szCs w:val="20"/>
        </w:rPr>
        <w:t xml:space="preserve">, B. L. Willis, Levels of immunity parameters underpin bleaching and disease susceptibility of reef corals. </w:t>
      </w:r>
      <w:r w:rsidRPr="00961490">
        <w:rPr>
          <w:rFonts w:ascii="Arial" w:hAnsi="Arial" w:cs="Arial"/>
          <w:i/>
          <w:sz w:val="20"/>
          <w:szCs w:val="20"/>
        </w:rPr>
        <w:t xml:space="preserve">FASEB J. Off. Publ. Fed. Am. Soc. Exp. Biol. </w:t>
      </w:r>
      <w:r w:rsidRPr="00961490">
        <w:rPr>
          <w:rFonts w:ascii="Arial" w:hAnsi="Arial" w:cs="Arial"/>
          <w:sz w:val="20"/>
          <w:szCs w:val="20"/>
        </w:rPr>
        <w:t>24, 1935–1946 (2010).</w:t>
      </w:r>
    </w:p>
    <w:p w14:paraId="6C864967"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47. </w:t>
      </w:r>
      <w:r w:rsidRPr="00961490">
        <w:rPr>
          <w:rFonts w:ascii="Arial" w:hAnsi="Arial" w:cs="Arial"/>
          <w:sz w:val="20"/>
          <w:szCs w:val="20"/>
        </w:rPr>
        <w:tab/>
        <w:t xml:space="preserve">C. J. E. Metcalf, B. </w:t>
      </w:r>
      <w:proofErr w:type="spellStart"/>
      <w:r w:rsidRPr="00961490">
        <w:rPr>
          <w:rFonts w:ascii="Arial" w:hAnsi="Arial" w:cs="Arial"/>
          <w:sz w:val="20"/>
          <w:szCs w:val="20"/>
        </w:rPr>
        <w:t>Koskella</w:t>
      </w:r>
      <w:proofErr w:type="spellEnd"/>
      <w:r w:rsidRPr="00961490">
        <w:rPr>
          <w:rFonts w:ascii="Arial" w:hAnsi="Arial" w:cs="Arial"/>
          <w:sz w:val="20"/>
          <w:szCs w:val="20"/>
        </w:rPr>
        <w:t xml:space="preserve">, Protective microbiomes can limit the evolution of host pathogen defense. </w:t>
      </w:r>
      <w:proofErr w:type="spellStart"/>
      <w:r w:rsidRPr="00961490">
        <w:rPr>
          <w:rFonts w:ascii="Arial" w:hAnsi="Arial" w:cs="Arial"/>
          <w:i/>
          <w:sz w:val="20"/>
          <w:szCs w:val="20"/>
        </w:rPr>
        <w:t>Evol</w:t>
      </w:r>
      <w:proofErr w:type="spellEnd"/>
      <w:r w:rsidRPr="00961490">
        <w:rPr>
          <w:rFonts w:ascii="Arial" w:hAnsi="Arial" w:cs="Arial"/>
          <w:i/>
          <w:sz w:val="20"/>
          <w:szCs w:val="20"/>
        </w:rPr>
        <w:t xml:space="preserve">. Lett. </w:t>
      </w:r>
      <w:r w:rsidRPr="00961490">
        <w:rPr>
          <w:rFonts w:ascii="Arial" w:hAnsi="Arial" w:cs="Arial"/>
          <w:sz w:val="20"/>
          <w:szCs w:val="20"/>
        </w:rPr>
        <w:t>3, 534–543 (2019).</w:t>
      </w:r>
    </w:p>
    <w:p w14:paraId="76BAEDCC"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48. </w:t>
      </w:r>
      <w:r w:rsidRPr="00961490">
        <w:rPr>
          <w:rFonts w:ascii="Arial" w:hAnsi="Arial" w:cs="Arial"/>
          <w:sz w:val="20"/>
          <w:szCs w:val="20"/>
        </w:rPr>
        <w:tab/>
        <w:t xml:space="preserve">A. Z. Poole, V. M. Weis, TIR-domain-containing protein repertoire of nine anthozoan species reveals coral–specific expansions and uncharacterized proteins. </w:t>
      </w:r>
      <w:r w:rsidRPr="00961490">
        <w:rPr>
          <w:rFonts w:ascii="Arial" w:hAnsi="Arial" w:cs="Arial"/>
          <w:i/>
          <w:sz w:val="20"/>
          <w:szCs w:val="20"/>
        </w:rPr>
        <w:t xml:space="preserve">Dev. Comp. Immunol. </w:t>
      </w:r>
      <w:r w:rsidRPr="00961490">
        <w:rPr>
          <w:rFonts w:ascii="Arial" w:hAnsi="Arial" w:cs="Arial"/>
          <w:sz w:val="20"/>
          <w:szCs w:val="20"/>
        </w:rPr>
        <w:t>46, 480–488 (2014).</w:t>
      </w:r>
    </w:p>
    <w:p w14:paraId="7C41B533" w14:textId="0D6BA779"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49. </w:t>
      </w:r>
      <w:r w:rsidRPr="00961490">
        <w:rPr>
          <w:rFonts w:ascii="Arial" w:hAnsi="Arial" w:cs="Arial"/>
          <w:sz w:val="20"/>
          <w:szCs w:val="20"/>
        </w:rPr>
        <w:tab/>
        <w:t xml:space="preserve">T. Brown, </w:t>
      </w:r>
      <w:r w:rsidRPr="00961490">
        <w:rPr>
          <w:rFonts w:ascii="Arial" w:hAnsi="Arial" w:cs="Arial"/>
          <w:i/>
          <w:sz w:val="20"/>
          <w:szCs w:val="20"/>
        </w:rPr>
        <w:t>et al.</w:t>
      </w:r>
      <w:r w:rsidRPr="00961490">
        <w:rPr>
          <w:rFonts w:ascii="Arial" w:hAnsi="Arial" w:cs="Arial"/>
          <w:sz w:val="20"/>
          <w:szCs w:val="20"/>
        </w:rPr>
        <w:t xml:space="preserve">, </w:t>
      </w:r>
      <w:proofErr w:type="gramStart"/>
      <w:r w:rsidRPr="00961490">
        <w:rPr>
          <w:rFonts w:ascii="Arial" w:hAnsi="Arial" w:cs="Arial"/>
          <w:sz w:val="20"/>
          <w:szCs w:val="20"/>
        </w:rPr>
        <w:t>Anatomically-specific</w:t>
      </w:r>
      <w:proofErr w:type="gramEnd"/>
      <w:r w:rsidRPr="00961490">
        <w:rPr>
          <w:rFonts w:ascii="Arial" w:hAnsi="Arial" w:cs="Arial"/>
          <w:sz w:val="20"/>
          <w:szCs w:val="20"/>
        </w:rPr>
        <w:t xml:space="preserve"> coupling between innate immune gene repertoire and microbiome structure during coral evolution. </w:t>
      </w:r>
      <w:proofErr w:type="spellStart"/>
      <w:r w:rsidRPr="00961490">
        <w:rPr>
          <w:rFonts w:ascii="Arial" w:hAnsi="Arial" w:cs="Arial"/>
          <w:i/>
          <w:iCs/>
          <w:sz w:val="20"/>
          <w:szCs w:val="20"/>
        </w:rPr>
        <w:t>bioRxiv</w:t>
      </w:r>
      <w:proofErr w:type="spellEnd"/>
      <w:r w:rsidRPr="00961490">
        <w:rPr>
          <w:rFonts w:ascii="Arial" w:hAnsi="Arial" w:cs="Arial"/>
          <w:sz w:val="20"/>
          <w:szCs w:val="20"/>
        </w:rPr>
        <w:t xml:space="preserve"> 2023.04.26.538298 (2023). </w:t>
      </w:r>
      <w:hyperlink r:id="rId14" w:history="1">
        <w:r w:rsidRPr="00961490">
          <w:rPr>
            <w:rStyle w:val="Hyperlink"/>
            <w:rFonts w:ascii="Arial" w:hAnsi="Arial" w:cs="Arial"/>
            <w:sz w:val="20"/>
            <w:szCs w:val="20"/>
            <w:shd w:val="clear" w:color="auto" w:fill="FFFFFF"/>
          </w:rPr>
          <w:t>https://doi.org/10.1101/2023.04.26.538298</w:t>
        </w:r>
      </w:hyperlink>
      <w:r w:rsidRPr="00961490">
        <w:rPr>
          <w:rFonts w:ascii="Arial" w:hAnsi="Arial" w:cs="Arial"/>
          <w:color w:val="333333"/>
          <w:sz w:val="20"/>
          <w:szCs w:val="20"/>
          <w:shd w:val="clear" w:color="auto" w:fill="FFFFFF"/>
        </w:rPr>
        <w:t xml:space="preserve"> (accessed 1 May 2023).</w:t>
      </w:r>
    </w:p>
    <w:p w14:paraId="7FD15CBC"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50. </w:t>
      </w:r>
      <w:r w:rsidRPr="00961490">
        <w:rPr>
          <w:rFonts w:ascii="Arial" w:hAnsi="Arial" w:cs="Arial"/>
          <w:sz w:val="20"/>
          <w:szCs w:val="20"/>
        </w:rPr>
        <w:tab/>
        <w:t xml:space="preserve">K. Ide, </w:t>
      </w:r>
      <w:r w:rsidRPr="00961490">
        <w:rPr>
          <w:rFonts w:ascii="Arial" w:hAnsi="Arial" w:cs="Arial"/>
          <w:i/>
          <w:sz w:val="20"/>
          <w:szCs w:val="20"/>
        </w:rPr>
        <w:t>et al.</w:t>
      </w:r>
      <w:r w:rsidRPr="00961490">
        <w:rPr>
          <w:rFonts w:ascii="Arial" w:hAnsi="Arial" w:cs="Arial"/>
          <w:sz w:val="20"/>
          <w:szCs w:val="20"/>
        </w:rPr>
        <w:t xml:space="preserve">, Targeted single-cell genomics reveals novel host adaptation strategies of the symbiotic bacteria </w:t>
      </w:r>
      <w:r w:rsidRPr="00961490">
        <w:rPr>
          <w:rFonts w:ascii="Arial" w:hAnsi="Arial" w:cs="Arial"/>
          <w:i/>
          <w:iCs/>
          <w:sz w:val="20"/>
          <w:szCs w:val="20"/>
        </w:rPr>
        <w:t>Endozoicomonas</w:t>
      </w:r>
      <w:r w:rsidRPr="00961490">
        <w:rPr>
          <w:rFonts w:ascii="Arial" w:hAnsi="Arial" w:cs="Arial"/>
          <w:sz w:val="20"/>
          <w:szCs w:val="20"/>
        </w:rPr>
        <w:t xml:space="preserve"> in </w:t>
      </w:r>
      <w:r w:rsidRPr="00961490">
        <w:rPr>
          <w:rFonts w:ascii="Arial" w:hAnsi="Arial" w:cs="Arial"/>
          <w:i/>
          <w:iCs/>
          <w:sz w:val="20"/>
          <w:szCs w:val="20"/>
        </w:rPr>
        <w:t>Acropora tenuis</w:t>
      </w:r>
      <w:r w:rsidRPr="00961490">
        <w:rPr>
          <w:rFonts w:ascii="Arial" w:hAnsi="Arial" w:cs="Arial"/>
          <w:sz w:val="20"/>
          <w:szCs w:val="20"/>
        </w:rPr>
        <w:t xml:space="preserve"> coral. </w:t>
      </w:r>
      <w:r w:rsidRPr="00961490">
        <w:rPr>
          <w:rFonts w:ascii="Arial" w:hAnsi="Arial" w:cs="Arial"/>
          <w:i/>
          <w:sz w:val="20"/>
          <w:szCs w:val="20"/>
        </w:rPr>
        <w:t xml:space="preserve">Microbiome </w:t>
      </w:r>
      <w:r w:rsidRPr="00961490">
        <w:rPr>
          <w:rFonts w:ascii="Arial" w:hAnsi="Arial" w:cs="Arial"/>
          <w:sz w:val="20"/>
          <w:szCs w:val="20"/>
        </w:rPr>
        <w:t>10, 220 (2022).</w:t>
      </w:r>
    </w:p>
    <w:p w14:paraId="1DDF9834"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51. </w:t>
      </w:r>
      <w:r w:rsidRPr="00961490">
        <w:rPr>
          <w:rFonts w:ascii="Arial" w:hAnsi="Arial" w:cs="Arial"/>
          <w:sz w:val="20"/>
          <w:szCs w:val="20"/>
        </w:rPr>
        <w:tab/>
        <w:t xml:space="preserve">B. </w:t>
      </w:r>
      <w:proofErr w:type="spellStart"/>
      <w:r w:rsidRPr="00961490">
        <w:rPr>
          <w:rFonts w:ascii="Arial" w:hAnsi="Arial" w:cs="Arial"/>
          <w:sz w:val="20"/>
          <w:szCs w:val="20"/>
        </w:rPr>
        <w:t>Glasl</w:t>
      </w:r>
      <w:proofErr w:type="spellEnd"/>
      <w:r w:rsidRPr="00961490">
        <w:rPr>
          <w:rFonts w:ascii="Arial" w:hAnsi="Arial" w:cs="Arial"/>
          <w:sz w:val="20"/>
          <w:szCs w:val="20"/>
        </w:rPr>
        <w:t xml:space="preserve">, N. S. Webster, D. G. </w:t>
      </w:r>
      <w:proofErr w:type="spellStart"/>
      <w:r w:rsidRPr="00961490">
        <w:rPr>
          <w:rFonts w:ascii="Arial" w:hAnsi="Arial" w:cs="Arial"/>
          <w:sz w:val="20"/>
          <w:szCs w:val="20"/>
        </w:rPr>
        <w:t>Bourne</w:t>
      </w:r>
      <w:proofErr w:type="spellEnd"/>
      <w:r w:rsidRPr="00961490">
        <w:rPr>
          <w:rFonts w:ascii="Arial" w:hAnsi="Arial" w:cs="Arial"/>
          <w:sz w:val="20"/>
          <w:szCs w:val="20"/>
        </w:rPr>
        <w:t xml:space="preserve">, Microbial indicators as a diagnostic tool for assessing water quality and climate stress in coral reef ecosystems. </w:t>
      </w:r>
      <w:r w:rsidRPr="00961490">
        <w:rPr>
          <w:rFonts w:ascii="Arial" w:hAnsi="Arial" w:cs="Arial"/>
          <w:i/>
          <w:sz w:val="20"/>
          <w:szCs w:val="20"/>
        </w:rPr>
        <w:t xml:space="preserve">Mar. Biol. </w:t>
      </w:r>
      <w:r w:rsidRPr="00961490">
        <w:rPr>
          <w:rFonts w:ascii="Arial" w:hAnsi="Arial" w:cs="Arial"/>
          <w:sz w:val="20"/>
          <w:szCs w:val="20"/>
        </w:rPr>
        <w:t>164, 1–18 (2017).</w:t>
      </w:r>
    </w:p>
    <w:p w14:paraId="25DEB8C4"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52. </w:t>
      </w:r>
      <w:r w:rsidRPr="00961490">
        <w:rPr>
          <w:rFonts w:ascii="Arial" w:hAnsi="Arial" w:cs="Arial"/>
          <w:sz w:val="20"/>
          <w:szCs w:val="20"/>
        </w:rPr>
        <w:tab/>
        <w:t xml:space="preserve">H. E. Epstein, H. A. Smith, G. </w:t>
      </w:r>
      <w:proofErr w:type="spellStart"/>
      <w:r w:rsidRPr="00961490">
        <w:rPr>
          <w:rFonts w:ascii="Arial" w:hAnsi="Arial" w:cs="Arial"/>
          <w:sz w:val="20"/>
          <w:szCs w:val="20"/>
        </w:rPr>
        <w:t>Torda</w:t>
      </w:r>
      <w:proofErr w:type="spellEnd"/>
      <w:r w:rsidRPr="00961490">
        <w:rPr>
          <w:rFonts w:ascii="Arial" w:hAnsi="Arial" w:cs="Arial"/>
          <w:sz w:val="20"/>
          <w:szCs w:val="20"/>
        </w:rPr>
        <w:t xml:space="preserve">, M. J. </w:t>
      </w:r>
      <w:proofErr w:type="spellStart"/>
      <w:r w:rsidRPr="00961490">
        <w:rPr>
          <w:rFonts w:ascii="Arial" w:hAnsi="Arial" w:cs="Arial"/>
          <w:sz w:val="20"/>
          <w:szCs w:val="20"/>
        </w:rPr>
        <w:t>Oppen</w:t>
      </w:r>
      <w:proofErr w:type="spellEnd"/>
      <w:r w:rsidRPr="00961490">
        <w:rPr>
          <w:rFonts w:ascii="Arial" w:hAnsi="Arial" w:cs="Arial"/>
          <w:sz w:val="20"/>
          <w:szCs w:val="20"/>
        </w:rPr>
        <w:t xml:space="preserve">, Microbiome engineering: enhancing climate resilience in corals. </w:t>
      </w:r>
      <w:r w:rsidRPr="00961490">
        <w:rPr>
          <w:rFonts w:ascii="Arial" w:hAnsi="Arial" w:cs="Arial"/>
          <w:i/>
          <w:sz w:val="20"/>
          <w:szCs w:val="20"/>
        </w:rPr>
        <w:t xml:space="preserve">Front. Ecol. Environ. </w:t>
      </w:r>
      <w:r w:rsidRPr="00961490">
        <w:rPr>
          <w:rFonts w:ascii="Arial" w:hAnsi="Arial" w:cs="Arial"/>
          <w:sz w:val="20"/>
          <w:szCs w:val="20"/>
        </w:rPr>
        <w:t>17, 100–108 (2019).</w:t>
      </w:r>
    </w:p>
    <w:p w14:paraId="6C6301AE"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53. </w:t>
      </w:r>
      <w:r w:rsidRPr="00961490">
        <w:rPr>
          <w:rFonts w:ascii="Arial" w:hAnsi="Arial" w:cs="Arial"/>
          <w:sz w:val="20"/>
          <w:szCs w:val="20"/>
        </w:rPr>
        <w:tab/>
        <w:t xml:space="preserve">L. </w:t>
      </w:r>
      <w:proofErr w:type="spellStart"/>
      <w:r w:rsidRPr="00961490">
        <w:rPr>
          <w:rFonts w:ascii="Arial" w:hAnsi="Arial" w:cs="Arial"/>
          <w:sz w:val="20"/>
          <w:szCs w:val="20"/>
        </w:rPr>
        <w:t>Reshef</w:t>
      </w:r>
      <w:proofErr w:type="spellEnd"/>
      <w:r w:rsidRPr="00961490">
        <w:rPr>
          <w:rFonts w:ascii="Arial" w:hAnsi="Arial" w:cs="Arial"/>
          <w:sz w:val="20"/>
          <w:szCs w:val="20"/>
        </w:rPr>
        <w:t xml:space="preserve">, O. </w:t>
      </w:r>
      <w:proofErr w:type="spellStart"/>
      <w:r w:rsidRPr="00961490">
        <w:rPr>
          <w:rFonts w:ascii="Arial" w:hAnsi="Arial" w:cs="Arial"/>
          <w:sz w:val="20"/>
          <w:szCs w:val="20"/>
        </w:rPr>
        <w:t>Koren</w:t>
      </w:r>
      <w:proofErr w:type="spellEnd"/>
      <w:r w:rsidRPr="00961490">
        <w:rPr>
          <w:rFonts w:ascii="Arial" w:hAnsi="Arial" w:cs="Arial"/>
          <w:sz w:val="20"/>
          <w:szCs w:val="20"/>
        </w:rPr>
        <w:t xml:space="preserve">, Y. </w:t>
      </w:r>
      <w:proofErr w:type="spellStart"/>
      <w:r w:rsidRPr="00961490">
        <w:rPr>
          <w:rFonts w:ascii="Arial" w:hAnsi="Arial" w:cs="Arial"/>
          <w:sz w:val="20"/>
          <w:szCs w:val="20"/>
        </w:rPr>
        <w:t>Loya</w:t>
      </w:r>
      <w:proofErr w:type="spellEnd"/>
      <w:r w:rsidRPr="00961490">
        <w:rPr>
          <w:rFonts w:ascii="Arial" w:hAnsi="Arial" w:cs="Arial"/>
          <w:sz w:val="20"/>
          <w:szCs w:val="20"/>
        </w:rPr>
        <w:t xml:space="preserve">, I. </w:t>
      </w:r>
      <w:proofErr w:type="spellStart"/>
      <w:r w:rsidRPr="00961490">
        <w:rPr>
          <w:rFonts w:ascii="Arial" w:hAnsi="Arial" w:cs="Arial"/>
          <w:sz w:val="20"/>
          <w:szCs w:val="20"/>
        </w:rPr>
        <w:t>Zilber</w:t>
      </w:r>
      <w:proofErr w:type="spellEnd"/>
      <w:r w:rsidRPr="00961490">
        <w:rPr>
          <w:rFonts w:ascii="Arial" w:hAnsi="Arial" w:cs="Arial"/>
          <w:sz w:val="20"/>
          <w:szCs w:val="20"/>
        </w:rPr>
        <w:t xml:space="preserve">-Rosenberg, E. Rosenberg, The Coral Probiotic Hypothesis. </w:t>
      </w:r>
      <w:r w:rsidRPr="00961490">
        <w:rPr>
          <w:rFonts w:ascii="Arial" w:hAnsi="Arial" w:cs="Arial"/>
          <w:i/>
          <w:sz w:val="20"/>
          <w:szCs w:val="20"/>
        </w:rPr>
        <w:t xml:space="preserve">Environ. </w:t>
      </w:r>
      <w:proofErr w:type="spellStart"/>
      <w:r w:rsidRPr="00961490">
        <w:rPr>
          <w:rFonts w:ascii="Arial" w:hAnsi="Arial" w:cs="Arial"/>
          <w:i/>
          <w:sz w:val="20"/>
          <w:szCs w:val="20"/>
        </w:rPr>
        <w:t>Microbiol</w:t>
      </w:r>
      <w:proofErr w:type="spellEnd"/>
      <w:r w:rsidRPr="00961490">
        <w:rPr>
          <w:rFonts w:ascii="Arial" w:hAnsi="Arial" w:cs="Arial"/>
          <w:i/>
          <w:sz w:val="20"/>
          <w:szCs w:val="20"/>
        </w:rPr>
        <w:t xml:space="preserve">. </w:t>
      </w:r>
      <w:r w:rsidRPr="00961490">
        <w:rPr>
          <w:rFonts w:ascii="Arial" w:hAnsi="Arial" w:cs="Arial"/>
          <w:sz w:val="20"/>
          <w:szCs w:val="20"/>
        </w:rPr>
        <w:t>8, 2068–2073 (2006).</w:t>
      </w:r>
    </w:p>
    <w:p w14:paraId="2D445F2E"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54. </w:t>
      </w:r>
      <w:r w:rsidRPr="00961490">
        <w:rPr>
          <w:rFonts w:ascii="Arial" w:hAnsi="Arial" w:cs="Arial"/>
          <w:sz w:val="20"/>
          <w:szCs w:val="20"/>
        </w:rPr>
        <w:tab/>
        <w:t xml:space="preserve">The Earth Microbiome Project Consortium, </w:t>
      </w:r>
      <w:r w:rsidRPr="00961490">
        <w:rPr>
          <w:rFonts w:ascii="Arial" w:hAnsi="Arial" w:cs="Arial"/>
          <w:i/>
          <w:sz w:val="20"/>
          <w:szCs w:val="20"/>
        </w:rPr>
        <w:t>et al.</w:t>
      </w:r>
      <w:r w:rsidRPr="00961490">
        <w:rPr>
          <w:rFonts w:ascii="Arial" w:hAnsi="Arial" w:cs="Arial"/>
          <w:sz w:val="20"/>
          <w:szCs w:val="20"/>
        </w:rPr>
        <w:t xml:space="preserve">, A communal catalogue reveals Earth’s multiscale microbial diversity. </w:t>
      </w:r>
      <w:r w:rsidRPr="00961490">
        <w:rPr>
          <w:rFonts w:ascii="Arial" w:hAnsi="Arial" w:cs="Arial"/>
          <w:i/>
          <w:sz w:val="20"/>
          <w:szCs w:val="20"/>
        </w:rPr>
        <w:t xml:space="preserve">Nature </w:t>
      </w:r>
      <w:r w:rsidRPr="00961490">
        <w:rPr>
          <w:rFonts w:ascii="Arial" w:hAnsi="Arial" w:cs="Arial"/>
          <w:sz w:val="20"/>
          <w:szCs w:val="20"/>
        </w:rPr>
        <w:t>551, 457–463 (2017).</w:t>
      </w:r>
    </w:p>
    <w:p w14:paraId="33044200"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55. </w:t>
      </w:r>
      <w:r w:rsidRPr="00961490">
        <w:rPr>
          <w:rFonts w:ascii="Arial" w:hAnsi="Arial" w:cs="Arial"/>
          <w:sz w:val="20"/>
          <w:szCs w:val="20"/>
        </w:rPr>
        <w:tab/>
        <w:t xml:space="preserve">A. E. Parada, D. M. Needham, J. A. Fuhrman, Every base matters: assessing small subunit rRNA primers for marine microbiomes with mock communities, time series and global field samples. </w:t>
      </w:r>
      <w:r w:rsidRPr="00961490">
        <w:rPr>
          <w:rFonts w:ascii="Arial" w:hAnsi="Arial" w:cs="Arial"/>
          <w:i/>
          <w:sz w:val="20"/>
          <w:szCs w:val="20"/>
        </w:rPr>
        <w:t xml:space="preserve">Environ. </w:t>
      </w:r>
      <w:proofErr w:type="spellStart"/>
      <w:r w:rsidRPr="00961490">
        <w:rPr>
          <w:rFonts w:ascii="Arial" w:hAnsi="Arial" w:cs="Arial"/>
          <w:i/>
          <w:sz w:val="20"/>
          <w:szCs w:val="20"/>
        </w:rPr>
        <w:t>Microbiol</w:t>
      </w:r>
      <w:proofErr w:type="spellEnd"/>
      <w:r w:rsidRPr="00961490">
        <w:rPr>
          <w:rFonts w:ascii="Arial" w:hAnsi="Arial" w:cs="Arial"/>
          <w:i/>
          <w:sz w:val="20"/>
          <w:szCs w:val="20"/>
        </w:rPr>
        <w:t xml:space="preserve">. </w:t>
      </w:r>
      <w:r w:rsidRPr="00961490">
        <w:rPr>
          <w:rFonts w:ascii="Arial" w:hAnsi="Arial" w:cs="Arial"/>
          <w:sz w:val="20"/>
          <w:szCs w:val="20"/>
        </w:rPr>
        <w:t>18, 1403–1414 (2016).</w:t>
      </w:r>
    </w:p>
    <w:p w14:paraId="4564CF1E"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56. </w:t>
      </w:r>
      <w:r w:rsidRPr="00961490">
        <w:rPr>
          <w:rFonts w:ascii="Arial" w:hAnsi="Arial" w:cs="Arial"/>
          <w:sz w:val="20"/>
          <w:szCs w:val="20"/>
        </w:rPr>
        <w:tab/>
        <w:t xml:space="preserve">A. </w:t>
      </w:r>
      <w:proofErr w:type="spellStart"/>
      <w:r w:rsidRPr="00961490">
        <w:rPr>
          <w:rFonts w:ascii="Arial" w:hAnsi="Arial" w:cs="Arial"/>
          <w:sz w:val="20"/>
          <w:szCs w:val="20"/>
        </w:rPr>
        <w:t>Apprill</w:t>
      </w:r>
      <w:proofErr w:type="spellEnd"/>
      <w:r w:rsidRPr="00961490">
        <w:rPr>
          <w:rFonts w:ascii="Arial" w:hAnsi="Arial" w:cs="Arial"/>
          <w:sz w:val="20"/>
          <w:szCs w:val="20"/>
        </w:rPr>
        <w:t xml:space="preserve">, S. McNally, R. Parsons, L. Weber, Minor revision to V4 region SSU rRNA 806R gene primer greatly increases detection of SAR11 bacterioplankton. </w:t>
      </w:r>
      <w:proofErr w:type="spellStart"/>
      <w:r w:rsidRPr="00961490">
        <w:rPr>
          <w:rFonts w:ascii="Arial" w:hAnsi="Arial" w:cs="Arial"/>
          <w:i/>
          <w:sz w:val="20"/>
          <w:szCs w:val="20"/>
        </w:rPr>
        <w:t>Aquat</w:t>
      </w:r>
      <w:proofErr w:type="spellEnd"/>
      <w:r w:rsidRPr="00961490">
        <w:rPr>
          <w:rFonts w:ascii="Arial" w:hAnsi="Arial" w:cs="Arial"/>
          <w:i/>
          <w:sz w:val="20"/>
          <w:szCs w:val="20"/>
        </w:rPr>
        <w:t xml:space="preserve">. </w:t>
      </w:r>
      <w:proofErr w:type="spellStart"/>
      <w:r w:rsidRPr="00961490">
        <w:rPr>
          <w:rFonts w:ascii="Arial" w:hAnsi="Arial" w:cs="Arial"/>
          <w:i/>
          <w:sz w:val="20"/>
          <w:szCs w:val="20"/>
        </w:rPr>
        <w:t>Microb</w:t>
      </w:r>
      <w:proofErr w:type="spellEnd"/>
      <w:r w:rsidRPr="00961490">
        <w:rPr>
          <w:rFonts w:ascii="Arial" w:hAnsi="Arial" w:cs="Arial"/>
          <w:i/>
          <w:sz w:val="20"/>
          <w:szCs w:val="20"/>
        </w:rPr>
        <w:t xml:space="preserve">. Ecol. </w:t>
      </w:r>
      <w:r w:rsidRPr="00961490">
        <w:rPr>
          <w:rFonts w:ascii="Arial" w:hAnsi="Arial" w:cs="Arial"/>
          <w:sz w:val="20"/>
          <w:szCs w:val="20"/>
        </w:rPr>
        <w:t>75, 129–137 (2015).</w:t>
      </w:r>
    </w:p>
    <w:p w14:paraId="476A98ED"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57. </w:t>
      </w:r>
      <w:r w:rsidRPr="00961490">
        <w:rPr>
          <w:rFonts w:ascii="Arial" w:hAnsi="Arial" w:cs="Arial"/>
          <w:sz w:val="20"/>
          <w:szCs w:val="20"/>
        </w:rPr>
        <w:tab/>
        <w:t xml:space="preserve">A. Gonzalez, </w:t>
      </w:r>
      <w:r w:rsidRPr="00961490">
        <w:rPr>
          <w:rFonts w:ascii="Arial" w:hAnsi="Arial" w:cs="Arial"/>
          <w:i/>
          <w:sz w:val="20"/>
          <w:szCs w:val="20"/>
        </w:rPr>
        <w:t>et al.</w:t>
      </w:r>
      <w:r w:rsidRPr="00961490">
        <w:rPr>
          <w:rFonts w:ascii="Arial" w:hAnsi="Arial" w:cs="Arial"/>
          <w:sz w:val="20"/>
          <w:szCs w:val="20"/>
        </w:rPr>
        <w:t xml:space="preserve">, </w:t>
      </w:r>
      <w:proofErr w:type="spellStart"/>
      <w:r w:rsidRPr="00961490">
        <w:rPr>
          <w:rFonts w:ascii="Arial" w:hAnsi="Arial" w:cs="Arial"/>
          <w:sz w:val="20"/>
          <w:szCs w:val="20"/>
        </w:rPr>
        <w:t>Qiita</w:t>
      </w:r>
      <w:proofErr w:type="spellEnd"/>
      <w:r w:rsidRPr="00961490">
        <w:rPr>
          <w:rFonts w:ascii="Arial" w:hAnsi="Arial" w:cs="Arial"/>
          <w:sz w:val="20"/>
          <w:szCs w:val="20"/>
        </w:rPr>
        <w:t xml:space="preserve">: rapid, web-enabled microbiome meta-analysis. </w:t>
      </w:r>
      <w:r w:rsidRPr="00961490">
        <w:rPr>
          <w:rFonts w:ascii="Arial" w:hAnsi="Arial" w:cs="Arial"/>
          <w:i/>
          <w:sz w:val="20"/>
          <w:szCs w:val="20"/>
        </w:rPr>
        <w:t xml:space="preserve">Nat. Methods </w:t>
      </w:r>
      <w:r w:rsidRPr="00961490">
        <w:rPr>
          <w:rFonts w:ascii="Arial" w:hAnsi="Arial" w:cs="Arial"/>
          <w:sz w:val="20"/>
          <w:szCs w:val="20"/>
        </w:rPr>
        <w:t>15, 796–798 (2018).</w:t>
      </w:r>
    </w:p>
    <w:p w14:paraId="5F798C92"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58. </w:t>
      </w:r>
      <w:r w:rsidRPr="00961490">
        <w:rPr>
          <w:rFonts w:ascii="Arial" w:hAnsi="Arial" w:cs="Arial"/>
          <w:sz w:val="20"/>
          <w:szCs w:val="20"/>
        </w:rPr>
        <w:tab/>
        <w:t xml:space="preserve">J. G. </w:t>
      </w:r>
      <w:proofErr w:type="spellStart"/>
      <w:r w:rsidRPr="00961490">
        <w:rPr>
          <w:rFonts w:ascii="Arial" w:hAnsi="Arial" w:cs="Arial"/>
          <w:sz w:val="20"/>
          <w:szCs w:val="20"/>
        </w:rPr>
        <w:t>Caporaso</w:t>
      </w:r>
      <w:proofErr w:type="spellEnd"/>
      <w:r w:rsidRPr="00961490">
        <w:rPr>
          <w:rFonts w:ascii="Arial" w:hAnsi="Arial" w:cs="Arial"/>
          <w:sz w:val="20"/>
          <w:szCs w:val="20"/>
        </w:rPr>
        <w:t xml:space="preserve">, </w:t>
      </w:r>
      <w:r w:rsidRPr="00961490">
        <w:rPr>
          <w:rFonts w:ascii="Arial" w:hAnsi="Arial" w:cs="Arial"/>
          <w:i/>
          <w:sz w:val="20"/>
          <w:szCs w:val="20"/>
        </w:rPr>
        <w:t>et al.</w:t>
      </w:r>
      <w:r w:rsidRPr="00961490">
        <w:rPr>
          <w:rFonts w:ascii="Arial" w:hAnsi="Arial" w:cs="Arial"/>
          <w:sz w:val="20"/>
          <w:szCs w:val="20"/>
        </w:rPr>
        <w:t xml:space="preserve">, QIIME allows analysis of high-throughput community sequencing data. </w:t>
      </w:r>
      <w:r w:rsidRPr="00961490">
        <w:rPr>
          <w:rFonts w:ascii="Arial" w:hAnsi="Arial" w:cs="Arial"/>
          <w:i/>
          <w:sz w:val="20"/>
          <w:szCs w:val="20"/>
        </w:rPr>
        <w:t xml:space="preserve">Nat. Methods </w:t>
      </w:r>
      <w:r w:rsidRPr="00961490">
        <w:rPr>
          <w:rFonts w:ascii="Arial" w:hAnsi="Arial" w:cs="Arial"/>
          <w:sz w:val="20"/>
          <w:szCs w:val="20"/>
        </w:rPr>
        <w:t>7, 335–336 (2010).</w:t>
      </w:r>
    </w:p>
    <w:p w14:paraId="55129A06" w14:textId="4C2CF712"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59. </w:t>
      </w:r>
      <w:r w:rsidRPr="00961490">
        <w:rPr>
          <w:rFonts w:ascii="Arial" w:hAnsi="Arial" w:cs="Arial"/>
          <w:sz w:val="20"/>
          <w:szCs w:val="20"/>
        </w:rPr>
        <w:tab/>
        <w:t xml:space="preserve">A. Amir, </w:t>
      </w:r>
      <w:r w:rsidRPr="00961490">
        <w:rPr>
          <w:rFonts w:ascii="Arial" w:hAnsi="Arial" w:cs="Arial"/>
          <w:i/>
          <w:sz w:val="20"/>
          <w:szCs w:val="20"/>
        </w:rPr>
        <w:t>et al.</w:t>
      </w:r>
      <w:r w:rsidRPr="00961490">
        <w:rPr>
          <w:rFonts w:ascii="Arial" w:hAnsi="Arial" w:cs="Arial"/>
          <w:sz w:val="20"/>
          <w:szCs w:val="20"/>
        </w:rPr>
        <w:t xml:space="preserve">, Deblur rapidly resolves single-nucleotide community sequence patterns. </w:t>
      </w:r>
      <w:proofErr w:type="spellStart"/>
      <w:r w:rsidRPr="00961490">
        <w:rPr>
          <w:rFonts w:ascii="Arial" w:hAnsi="Arial" w:cs="Arial"/>
          <w:i/>
          <w:sz w:val="20"/>
          <w:szCs w:val="20"/>
        </w:rPr>
        <w:t>mSystems</w:t>
      </w:r>
      <w:proofErr w:type="spellEnd"/>
      <w:r w:rsidRPr="00961490">
        <w:rPr>
          <w:rFonts w:ascii="Arial" w:hAnsi="Arial" w:cs="Arial"/>
          <w:i/>
          <w:sz w:val="20"/>
          <w:szCs w:val="20"/>
        </w:rPr>
        <w:t xml:space="preserve"> </w:t>
      </w:r>
      <w:r w:rsidRPr="00961490">
        <w:rPr>
          <w:rFonts w:ascii="Arial" w:hAnsi="Arial" w:cs="Arial"/>
          <w:sz w:val="20"/>
          <w:szCs w:val="20"/>
        </w:rPr>
        <w:t>2, e00191-16 (2017).</w:t>
      </w:r>
    </w:p>
    <w:p w14:paraId="45ABC1FA" w14:textId="5B9D2102"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60. </w:t>
      </w:r>
      <w:r w:rsidRPr="00961490">
        <w:rPr>
          <w:rFonts w:ascii="Arial" w:hAnsi="Arial" w:cs="Arial"/>
          <w:sz w:val="20"/>
          <w:szCs w:val="20"/>
        </w:rPr>
        <w:tab/>
        <w:t xml:space="preserve">E. </w:t>
      </w:r>
      <w:proofErr w:type="spellStart"/>
      <w:r w:rsidRPr="00961490">
        <w:rPr>
          <w:rFonts w:ascii="Arial" w:hAnsi="Arial" w:cs="Arial"/>
          <w:sz w:val="20"/>
          <w:szCs w:val="20"/>
        </w:rPr>
        <w:t>Bolyen</w:t>
      </w:r>
      <w:proofErr w:type="spellEnd"/>
      <w:r w:rsidRPr="00961490">
        <w:rPr>
          <w:rFonts w:ascii="Arial" w:hAnsi="Arial" w:cs="Arial"/>
          <w:sz w:val="20"/>
          <w:szCs w:val="20"/>
        </w:rPr>
        <w:t xml:space="preserve">, </w:t>
      </w:r>
      <w:r w:rsidRPr="00961490">
        <w:rPr>
          <w:rFonts w:ascii="Arial" w:hAnsi="Arial" w:cs="Arial"/>
          <w:i/>
          <w:sz w:val="20"/>
          <w:szCs w:val="20"/>
        </w:rPr>
        <w:t>et al.</w:t>
      </w:r>
      <w:r w:rsidRPr="00961490">
        <w:rPr>
          <w:rFonts w:ascii="Arial" w:hAnsi="Arial" w:cs="Arial"/>
          <w:sz w:val="20"/>
          <w:szCs w:val="20"/>
        </w:rPr>
        <w:t xml:space="preserve">, QIIME 2: Reproducible, interactive, scalable, and extensible microbiome data science, </w:t>
      </w:r>
      <w:r w:rsidRPr="00961490">
        <w:rPr>
          <w:rFonts w:ascii="Arial" w:hAnsi="Arial" w:cs="Arial"/>
          <w:i/>
          <w:iCs/>
          <w:sz w:val="20"/>
          <w:szCs w:val="20"/>
        </w:rPr>
        <w:t xml:space="preserve">Nature </w:t>
      </w:r>
      <w:proofErr w:type="spellStart"/>
      <w:r w:rsidRPr="00961490">
        <w:rPr>
          <w:rFonts w:ascii="Arial" w:hAnsi="Arial" w:cs="Arial"/>
          <w:i/>
          <w:iCs/>
          <w:sz w:val="20"/>
          <w:szCs w:val="20"/>
        </w:rPr>
        <w:t>Biotechnol</w:t>
      </w:r>
      <w:proofErr w:type="spellEnd"/>
      <w:r w:rsidRPr="00961490">
        <w:rPr>
          <w:rFonts w:ascii="Arial" w:hAnsi="Arial" w:cs="Arial"/>
          <w:i/>
          <w:iCs/>
          <w:sz w:val="20"/>
          <w:szCs w:val="20"/>
        </w:rPr>
        <w:t xml:space="preserve">. </w:t>
      </w:r>
      <w:r w:rsidRPr="00961490">
        <w:rPr>
          <w:rFonts w:ascii="Arial" w:hAnsi="Arial" w:cs="Arial"/>
          <w:sz w:val="20"/>
          <w:szCs w:val="20"/>
        </w:rPr>
        <w:t xml:space="preserve">37, 852-857 (2019). </w:t>
      </w:r>
    </w:p>
    <w:p w14:paraId="693D7FF1"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61. </w:t>
      </w:r>
      <w:r w:rsidRPr="00961490">
        <w:rPr>
          <w:rFonts w:ascii="Arial" w:hAnsi="Arial" w:cs="Arial"/>
          <w:sz w:val="20"/>
          <w:szCs w:val="20"/>
        </w:rPr>
        <w:tab/>
        <w:t xml:space="preserve">T. </w:t>
      </w:r>
      <w:proofErr w:type="spellStart"/>
      <w:r w:rsidRPr="00961490">
        <w:rPr>
          <w:rFonts w:ascii="Arial" w:hAnsi="Arial" w:cs="Arial"/>
          <w:sz w:val="20"/>
          <w:szCs w:val="20"/>
        </w:rPr>
        <w:t>Rognes</w:t>
      </w:r>
      <w:proofErr w:type="spellEnd"/>
      <w:r w:rsidRPr="00961490">
        <w:rPr>
          <w:rFonts w:ascii="Arial" w:hAnsi="Arial" w:cs="Arial"/>
          <w:sz w:val="20"/>
          <w:szCs w:val="20"/>
        </w:rPr>
        <w:t xml:space="preserve">, T. </w:t>
      </w:r>
      <w:proofErr w:type="spellStart"/>
      <w:r w:rsidRPr="00961490">
        <w:rPr>
          <w:rFonts w:ascii="Arial" w:hAnsi="Arial" w:cs="Arial"/>
          <w:sz w:val="20"/>
          <w:szCs w:val="20"/>
        </w:rPr>
        <w:t>Flouri</w:t>
      </w:r>
      <w:proofErr w:type="spellEnd"/>
      <w:r w:rsidRPr="00961490">
        <w:rPr>
          <w:rFonts w:ascii="Arial" w:hAnsi="Arial" w:cs="Arial"/>
          <w:sz w:val="20"/>
          <w:szCs w:val="20"/>
        </w:rPr>
        <w:t xml:space="preserve">, B. Nichols, C. Quince, F. </w:t>
      </w:r>
      <w:proofErr w:type="spellStart"/>
      <w:r w:rsidRPr="00961490">
        <w:rPr>
          <w:rFonts w:ascii="Arial" w:hAnsi="Arial" w:cs="Arial"/>
          <w:sz w:val="20"/>
          <w:szCs w:val="20"/>
        </w:rPr>
        <w:t>Mahé</w:t>
      </w:r>
      <w:proofErr w:type="spellEnd"/>
      <w:r w:rsidRPr="00961490">
        <w:rPr>
          <w:rFonts w:ascii="Arial" w:hAnsi="Arial" w:cs="Arial"/>
          <w:sz w:val="20"/>
          <w:szCs w:val="20"/>
        </w:rPr>
        <w:t xml:space="preserve">, VSEARCH: a versatile </w:t>
      </w:r>
      <w:proofErr w:type="gramStart"/>
      <w:r w:rsidRPr="00961490">
        <w:rPr>
          <w:rFonts w:ascii="Arial" w:hAnsi="Arial" w:cs="Arial"/>
          <w:sz w:val="20"/>
          <w:szCs w:val="20"/>
        </w:rPr>
        <w:t>open source</w:t>
      </w:r>
      <w:proofErr w:type="gramEnd"/>
      <w:r w:rsidRPr="00961490">
        <w:rPr>
          <w:rFonts w:ascii="Arial" w:hAnsi="Arial" w:cs="Arial"/>
          <w:sz w:val="20"/>
          <w:szCs w:val="20"/>
        </w:rPr>
        <w:t xml:space="preserve"> tool for metagenomics. </w:t>
      </w:r>
      <w:proofErr w:type="spellStart"/>
      <w:r w:rsidRPr="00961490">
        <w:rPr>
          <w:rFonts w:ascii="Arial" w:hAnsi="Arial" w:cs="Arial"/>
          <w:i/>
          <w:sz w:val="20"/>
          <w:szCs w:val="20"/>
        </w:rPr>
        <w:t>PeerJ</w:t>
      </w:r>
      <w:proofErr w:type="spellEnd"/>
      <w:r w:rsidRPr="00961490">
        <w:rPr>
          <w:rFonts w:ascii="Arial" w:hAnsi="Arial" w:cs="Arial"/>
          <w:i/>
          <w:sz w:val="20"/>
          <w:szCs w:val="20"/>
        </w:rPr>
        <w:t xml:space="preserve"> </w:t>
      </w:r>
      <w:r w:rsidRPr="00961490">
        <w:rPr>
          <w:rFonts w:ascii="Arial" w:hAnsi="Arial" w:cs="Arial"/>
          <w:sz w:val="20"/>
          <w:szCs w:val="20"/>
        </w:rPr>
        <w:t>4, e2584 (2016).</w:t>
      </w:r>
    </w:p>
    <w:p w14:paraId="77621E82"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62. </w:t>
      </w:r>
      <w:r w:rsidRPr="00961490">
        <w:rPr>
          <w:rFonts w:ascii="Arial" w:hAnsi="Arial" w:cs="Arial"/>
          <w:sz w:val="20"/>
          <w:szCs w:val="20"/>
        </w:rPr>
        <w:tab/>
        <w:t xml:space="preserve">C. Quast, </w:t>
      </w:r>
      <w:r w:rsidRPr="00961490">
        <w:rPr>
          <w:rFonts w:ascii="Arial" w:hAnsi="Arial" w:cs="Arial"/>
          <w:i/>
          <w:sz w:val="20"/>
          <w:szCs w:val="20"/>
        </w:rPr>
        <w:t>et al.</w:t>
      </w:r>
      <w:r w:rsidRPr="00961490">
        <w:rPr>
          <w:rFonts w:ascii="Arial" w:hAnsi="Arial" w:cs="Arial"/>
          <w:sz w:val="20"/>
          <w:szCs w:val="20"/>
        </w:rPr>
        <w:t xml:space="preserve">, The SILVA ribosomal RNA gene database project: improved data processing and web-based tools. </w:t>
      </w:r>
      <w:r w:rsidRPr="00961490">
        <w:rPr>
          <w:rFonts w:ascii="Arial" w:hAnsi="Arial" w:cs="Arial"/>
          <w:i/>
          <w:sz w:val="20"/>
          <w:szCs w:val="20"/>
        </w:rPr>
        <w:t xml:space="preserve">Nucleic Acids Res. </w:t>
      </w:r>
      <w:r w:rsidRPr="00961490">
        <w:rPr>
          <w:rFonts w:ascii="Arial" w:hAnsi="Arial" w:cs="Arial"/>
          <w:sz w:val="20"/>
          <w:szCs w:val="20"/>
        </w:rPr>
        <w:t>41, D590–D596 (2013).</w:t>
      </w:r>
    </w:p>
    <w:p w14:paraId="0A3958E4"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63. </w:t>
      </w:r>
      <w:r w:rsidRPr="00961490">
        <w:rPr>
          <w:rFonts w:ascii="Arial" w:hAnsi="Arial" w:cs="Arial"/>
          <w:sz w:val="20"/>
          <w:szCs w:val="20"/>
        </w:rPr>
        <w:tab/>
        <w:t xml:space="preserve">J. Bengtsson-Palme, </w:t>
      </w:r>
      <w:r w:rsidRPr="00961490">
        <w:rPr>
          <w:rFonts w:ascii="Arial" w:hAnsi="Arial" w:cs="Arial"/>
          <w:i/>
          <w:sz w:val="20"/>
          <w:szCs w:val="20"/>
        </w:rPr>
        <w:t>et al.</w:t>
      </w:r>
      <w:r w:rsidRPr="00961490">
        <w:rPr>
          <w:rFonts w:ascii="Arial" w:hAnsi="Arial" w:cs="Arial"/>
          <w:sz w:val="20"/>
          <w:szCs w:val="20"/>
        </w:rPr>
        <w:t xml:space="preserve">, METAXA2: improved identification and taxonomic classification of small and large subunit rRNA in metagenomic data. </w:t>
      </w:r>
      <w:r w:rsidRPr="00961490">
        <w:rPr>
          <w:rFonts w:ascii="Arial" w:hAnsi="Arial" w:cs="Arial"/>
          <w:i/>
          <w:sz w:val="20"/>
          <w:szCs w:val="20"/>
        </w:rPr>
        <w:t xml:space="preserve">Mol. Ecol. </w:t>
      </w:r>
      <w:proofErr w:type="spellStart"/>
      <w:r w:rsidRPr="00961490">
        <w:rPr>
          <w:rFonts w:ascii="Arial" w:hAnsi="Arial" w:cs="Arial"/>
          <w:i/>
          <w:sz w:val="20"/>
          <w:szCs w:val="20"/>
        </w:rPr>
        <w:t>Resour</w:t>
      </w:r>
      <w:proofErr w:type="spellEnd"/>
      <w:r w:rsidRPr="00961490">
        <w:rPr>
          <w:rFonts w:ascii="Arial" w:hAnsi="Arial" w:cs="Arial"/>
          <w:i/>
          <w:sz w:val="20"/>
          <w:szCs w:val="20"/>
        </w:rPr>
        <w:t xml:space="preserve">. </w:t>
      </w:r>
      <w:r w:rsidRPr="00961490">
        <w:rPr>
          <w:rFonts w:ascii="Arial" w:hAnsi="Arial" w:cs="Arial"/>
          <w:sz w:val="20"/>
          <w:szCs w:val="20"/>
        </w:rPr>
        <w:t>15, 1403–1414 (2015).</w:t>
      </w:r>
    </w:p>
    <w:p w14:paraId="5513D973" w14:textId="3BEF6C8F" w:rsidR="00961490" w:rsidRPr="00961490" w:rsidRDefault="00961490" w:rsidP="00961490">
      <w:pPr>
        <w:widowControl w:val="0"/>
        <w:pBdr>
          <w:top w:val="nil"/>
          <w:left w:val="nil"/>
          <w:bottom w:val="nil"/>
          <w:right w:val="nil"/>
          <w:between w:val="nil"/>
        </w:pBdr>
        <w:ind w:left="504" w:hanging="504"/>
        <w:rPr>
          <w:rFonts w:ascii="Times New Roman" w:eastAsia="Times New Roman" w:hAnsi="Times New Roman" w:cs="Times New Roman"/>
        </w:rPr>
      </w:pPr>
      <w:r w:rsidRPr="00961490">
        <w:rPr>
          <w:rFonts w:ascii="Arial" w:hAnsi="Arial" w:cs="Arial"/>
          <w:sz w:val="20"/>
          <w:szCs w:val="20"/>
        </w:rPr>
        <w:t xml:space="preserve">64. </w:t>
      </w:r>
      <w:r w:rsidRPr="00961490">
        <w:rPr>
          <w:rFonts w:ascii="Arial" w:hAnsi="Arial" w:cs="Arial"/>
          <w:sz w:val="20"/>
          <w:szCs w:val="20"/>
        </w:rPr>
        <w:tab/>
        <w:t xml:space="preserve">D. </w:t>
      </w:r>
      <w:proofErr w:type="spellStart"/>
      <w:r w:rsidRPr="00961490">
        <w:rPr>
          <w:rFonts w:ascii="Arial" w:hAnsi="Arial" w:cs="Arial"/>
          <w:sz w:val="20"/>
          <w:szCs w:val="20"/>
        </w:rPr>
        <w:t>Sonett</w:t>
      </w:r>
      <w:proofErr w:type="spellEnd"/>
      <w:r w:rsidRPr="00961490">
        <w:rPr>
          <w:rFonts w:ascii="Arial" w:hAnsi="Arial" w:cs="Arial"/>
          <w:sz w:val="20"/>
          <w:szCs w:val="20"/>
        </w:rPr>
        <w:t>, T. Brown, J. Bengtsson-Palme, J. L. Padilla-</w:t>
      </w:r>
      <w:proofErr w:type="spellStart"/>
      <w:r w:rsidRPr="00961490">
        <w:rPr>
          <w:rFonts w:ascii="Arial" w:hAnsi="Arial" w:cs="Arial"/>
          <w:sz w:val="20"/>
          <w:szCs w:val="20"/>
        </w:rPr>
        <w:t>Gamiño</w:t>
      </w:r>
      <w:proofErr w:type="spellEnd"/>
      <w:r w:rsidRPr="00961490">
        <w:rPr>
          <w:rFonts w:ascii="Arial" w:hAnsi="Arial" w:cs="Arial"/>
          <w:sz w:val="20"/>
          <w:szCs w:val="20"/>
        </w:rPr>
        <w:t xml:space="preserve">, J. R. </w:t>
      </w:r>
      <w:proofErr w:type="spellStart"/>
      <w:r w:rsidRPr="00961490">
        <w:rPr>
          <w:rFonts w:ascii="Arial" w:hAnsi="Arial" w:cs="Arial"/>
          <w:sz w:val="20"/>
          <w:szCs w:val="20"/>
        </w:rPr>
        <w:t>Zaneveld</w:t>
      </w:r>
      <w:proofErr w:type="spellEnd"/>
      <w:r w:rsidRPr="00961490">
        <w:rPr>
          <w:rFonts w:ascii="Arial" w:hAnsi="Arial" w:cs="Arial"/>
          <w:sz w:val="20"/>
          <w:szCs w:val="20"/>
        </w:rPr>
        <w:t xml:space="preserve">, The organelle in the room: Under-annotated mitochondrial reads bias coral microbiome analysis, </w:t>
      </w:r>
      <w:proofErr w:type="spellStart"/>
      <w:r w:rsidRPr="00961490">
        <w:rPr>
          <w:rFonts w:ascii="Arial" w:hAnsi="Arial" w:cs="Arial"/>
          <w:i/>
          <w:iCs/>
          <w:sz w:val="20"/>
          <w:szCs w:val="20"/>
        </w:rPr>
        <w:t>bioRxiv</w:t>
      </w:r>
      <w:proofErr w:type="spellEnd"/>
      <w:r w:rsidRPr="00961490">
        <w:rPr>
          <w:rFonts w:ascii="Arial" w:hAnsi="Arial" w:cs="Arial"/>
          <w:i/>
          <w:iCs/>
          <w:sz w:val="20"/>
          <w:szCs w:val="20"/>
        </w:rPr>
        <w:t xml:space="preserve"> </w:t>
      </w:r>
      <w:r w:rsidRPr="00961490">
        <w:rPr>
          <w:rFonts w:ascii="Arial" w:hAnsi="Arial" w:cs="Arial"/>
          <w:sz w:val="20"/>
          <w:szCs w:val="20"/>
        </w:rPr>
        <w:t>2021.02.23.431501 (2021).</w:t>
      </w:r>
      <w:r w:rsidRPr="00961490">
        <w:t xml:space="preserve"> </w:t>
      </w:r>
      <w:r w:rsidRPr="00961490">
        <w:rPr>
          <w:rFonts w:ascii="Arial" w:hAnsi="Arial" w:cs="Arial"/>
          <w:sz w:val="20"/>
          <w:szCs w:val="20"/>
        </w:rPr>
        <w:t xml:space="preserve"> </w:t>
      </w:r>
      <w:hyperlink r:id="rId15" w:history="1">
        <w:r w:rsidRPr="00961490">
          <w:rPr>
            <w:rStyle w:val="Hyperlink"/>
            <w:rFonts w:ascii="Arial" w:hAnsi="Arial" w:cs="Arial"/>
            <w:sz w:val="20"/>
            <w:szCs w:val="20"/>
          </w:rPr>
          <w:t>https://doi.org/10.1101/2021.02.23.431501</w:t>
        </w:r>
      </w:hyperlink>
      <w:r w:rsidRPr="00961490">
        <w:rPr>
          <w:rFonts w:ascii="Arial" w:hAnsi="Arial" w:cs="Arial"/>
          <w:sz w:val="20"/>
          <w:szCs w:val="20"/>
        </w:rPr>
        <w:t xml:space="preserve"> (accessed 11 July 2022).</w:t>
      </w:r>
    </w:p>
    <w:p w14:paraId="7589FA93"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65. </w:t>
      </w:r>
      <w:r w:rsidRPr="00961490">
        <w:rPr>
          <w:rFonts w:ascii="Arial" w:hAnsi="Arial" w:cs="Arial"/>
          <w:sz w:val="20"/>
          <w:szCs w:val="20"/>
        </w:rPr>
        <w:tab/>
        <w:t xml:space="preserve">S. Janssen, </w:t>
      </w:r>
      <w:r w:rsidRPr="00961490">
        <w:rPr>
          <w:rFonts w:ascii="Arial" w:hAnsi="Arial" w:cs="Arial"/>
          <w:i/>
          <w:sz w:val="20"/>
          <w:szCs w:val="20"/>
        </w:rPr>
        <w:t>et al.</w:t>
      </w:r>
      <w:r w:rsidRPr="00961490">
        <w:rPr>
          <w:rFonts w:ascii="Arial" w:hAnsi="Arial" w:cs="Arial"/>
          <w:sz w:val="20"/>
          <w:szCs w:val="20"/>
        </w:rPr>
        <w:t xml:space="preserve">, Phylogenetic Placement of Exact Amplicon Sequences Improves Associations with Clinical Information. </w:t>
      </w:r>
      <w:proofErr w:type="spellStart"/>
      <w:r w:rsidRPr="00961490">
        <w:rPr>
          <w:rFonts w:ascii="Arial" w:hAnsi="Arial" w:cs="Arial"/>
          <w:i/>
          <w:sz w:val="20"/>
          <w:szCs w:val="20"/>
        </w:rPr>
        <w:t>mSystems</w:t>
      </w:r>
      <w:proofErr w:type="spellEnd"/>
      <w:r w:rsidRPr="00961490">
        <w:rPr>
          <w:rFonts w:ascii="Arial" w:hAnsi="Arial" w:cs="Arial"/>
          <w:i/>
          <w:sz w:val="20"/>
          <w:szCs w:val="20"/>
        </w:rPr>
        <w:t xml:space="preserve"> </w:t>
      </w:r>
      <w:r w:rsidRPr="00961490">
        <w:rPr>
          <w:rFonts w:ascii="Arial" w:hAnsi="Arial" w:cs="Arial"/>
          <w:sz w:val="20"/>
          <w:szCs w:val="20"/>
        </w:rPr>
        <w:t>3 (2018).</w:t>
      </w:r>
    </w:p>
    <w:p w14:paraId="495EC586" w14:textId="711F3C13"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lastRenderedPageBreak/>
        <w:t xml:space="preserve">66. </w:t>
      </w:r>
      <w:r w:rsidRPr="00961490">
        <w:rPr>
          <w:rFonts w:ascii="Arial" w:hAnsi="Arial" w:cs="Arial"/>
          <w:sz w:val="20"/>
          <w:szCs w:val="20"/>
        </w:rPr>
        <w:tab/>
        <w:t xml:space="preserve">N. M. Davis, D. Proctor, S. P. Holmes, D.A. </w:t>
      </w:r>
      <w:proofErr w:type="spellStart"/>
      <w:r w:rsidRPr="00961490">
        <w:rPr>
          <w:rFonts w:ascii="Arial" w:hAnsi="Arial" w:cs="Arial"/>
          <w:sz w:val="20"/>
          <w:szCs w:val="20"/>
        </w:rPr>
        <w:t>Relman</w:t>
      </w:r>
      <w:proofErr w:type="spellEnd"/>
      <w:r w:rsidRPr="00961490">
        <w:rPr>
          <w:rFonts w:ascii="Arial" w:hAnsi="Arial" w:cs="Arial"/>
          <w:sz w:val="20"/>
          <w:szCs w:val="20"/>
        </w:rPr>
        <w:t xml:space="preserve">, B.J. Callahan, Simple statistical </w:t>
      </w:r>
      <w:proofErr w:type="gramStart"/>
      <w:r w:rsidRPr="00961490">
        <w:rPr>
          <w:rFonts w:ascii="Arial" w:hAnsi="Arial" w:cs="Arial"/>
          <w:sz w:val="20"/>
          <w:szCs w:val="20"/>
        </w:rPr>
        <w:t>identification</w:t>
      </w:r>
      <w:proofErr w:type="gramEnd"/>
      <w:r w:rsidRPr="00961490">
        <w:rPr>
          <w:rFonts w:ascii="Arial" w:hAnsi="Arial" w:cs="Arial"/>
          <w:sz w:val="20"/>
          <w:szCs w:val="20"/>
        </w:rPr>
        <w:t xml:space="preserve"> and removal of contaminant sequences in marker-gene and metagenomics data. </w:t>
      </w:r>
      <w:r w:rsidRPr="00961490">
        <w:rPr>
          <w:rFonts w:ascii="Arial" w:hAnsi="Arial" w:cs="Arial"/>
          <w:i/>
          <w:iCs/>
          <w:sz w:val="20"/>
          <w:szCs w:val="20"/>
        </w:rPr>
        <w:t xml:space="preserve">Microbiome </w:t>
      </w:r>
      <w:r w:rsidRPr="00961490">
        <w:rPr>
          <w:rFonts w:ascii="Arial" w:hAnsi="Arial" w:cs="Arial"/>
          <w:sz w:val="20"/>
          <w:szCs w:val="20"/>
        </w:rPr>
        <w:t>6, 226 (2018).</w:t>
      </w:r>
    </w:p>
    <w:p w14:paraId="53CC83B7"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67. </w:t>
      </w:r>
      <w:r w:rsidRPr="00961490">
        <w:rPr>
          <w:rFonts w:ascii="Arial" w:hAnsi="Arial" w:cs="Arial"/>
          <w:sz w:val="20"/>
          <w:szCs w:val="20"/>
        </w:rPr>
        <w:tab/>
        <w:t>R Core Team, R: A language and environment for statistical computing (2021).</w:t>
      </w:r>
    </w:p>
    <w:p w14:paraId="67E5DBBE" w14:textId="35725B35"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68. </w:t>
      </w:r>
      <w:r w:rsidRPr="00961490">
        <w:rPr>
          <w:rFonts w:ascii="Arial" w:hAnsi="Arial" w:cs="Arial"/>
          <w:sz w:val="20"/>
          <w:szCs w:val="20"/>
        </w:rPr>
        <w:tab/>
        <w:t>L. Raymundo, T. M. Work, A. W. Bruckner, B. Willis, A coral disease handbook: Guidelines for assessment, monitoring, and management (Coral Reef Targeted Research and Capacity Building for Management Program, 2008), pp. 17-32.</w:t>
      </w:r>
    </w:p>
    <w:p w14:paraId="782C072C"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69. </w:t>
      </w:r>
      <w:r w:rsidRPr="00961490">
        <w:rPr>
          <w:rFonts w:ascii="Arial" w:hAnsi="Arial" w:cs="Arial"/>
          <w:sz w:val="20"/>
          <w:szCs w:val="20"/>
        </w:rPr>
        <w:tab/>
        <w:t xml:space="preserve">J. B. Lamb, </w:t>
      </w:r>
      <w:r w:rsidRPr="00961490">
        <w:rPr>
          <w:rFonts w:ascii="Arial" w:hAnsi="Arial" w:cs="Arial"/>
          <w:i/>
          <w:sz w:val="20"/>
          <w:szCs w:val="20"/>
        </w:rPr>
        <w:t>et al.</w:t>
      </w:r>
      <w:r w:rsidRPr="00961490">
        <w:rPr>
          <w:rFonts w:ascii="Arial" w:hAnsi="Arial" w:cs="Arial"/>
          <w:sz w:val="20"/>
          <w:szCs w:val="20"/>
        </w:rPr>
        <w:t xml:space="preserve">, Plastic waste associated with disease on coral reefs. </w:t>
      </w:r>
      <w:r w:rsidRPr="00961490">
        <w:rPr>
          <w:rFonts w:ascii="Arial" w:hAnsi="Arial" w:cs="Arial"/>
          <w:i/>
          <w:sz w:val="20"/>
          <w:szCs w:val="20"/>
        </w:rPr>
        <w:t xml:space="preserve">Science </w:t>
      </w:r>
      <w:r w:rsidRPr="00961490">
        <w:rPr>
          <w:rFonts w:ascii="Arial" w:hAnsi="Arial" w:cs="Arial"/>
          <w:sz w:val="20"/>
          <w:szCs w:val="20"/>
        </w:rPr>
        <w:t>359, 460–462 (2018).</w:t>
      </w:r>
    </w:p>
    <w:p w14:paraId="4C1C2C8D"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70. </w:t>
      </w:r>
      <w:r w:rsidRPr="00961490">
        <w:rPr>
          <w:rFonts w:ascii="Arial" w:hAnsi="Arial" w:cs="Arial"/>
          <w:sz w:val="20"/>
          <w:szCs w:val="20"/>
        </w:rPr>
        <w:tab/>
        <w:t xml:space="preserve">Revell, Liam J., </w:t>
      </w:r>
      <w:proofErr w:type="spellStart"/>
      <w:r w:rsidRPr="00961490">
        <w:rPr>
          <w:rFonts w:ascii="Arial" w:hAnsi="Arial" w:cs="Arial"/>
          <w:sz w:val="20"/>
          <w:szCs w:val="20"/>
        </w:rPr>
        <w:t>phytools</w:t>
      </w:r>
      <w:proofErr w:type="spellEnd"/>
      <w:r w:rsidRPr="00961490">
        <w:rPr>
          <w:rFonts w:ascii="Arial" w:hAnsi="Arial" w:cs="Arial"/>
          <w:sz w:val="20"/>
          <w:szCs w:val="20"/>
        </w:rPr>
        <w:t xml:space="preserve">: An R package for phylogenetic comparative biology (and other things). </w:t>
      </w:r>
      <w:r w:rsidRPr="00961490">
        <w:rPr>
          <w:rFonts w:ascii="Arial" w:hAnsi="Arial" w:cs="Arial"/>
          <w:i/>
          <w:sz w:val="20"/>
          <w:szCs w:val="20"/>
        </w:rPr>
        <w:t xml:space="preserve">Methods Ecol. </w:t>
      </w:r>
      <w:proofErr w:type="spellStart"/>
      <w:r w:rsidRPr="00961490">
        <w:rPr>
          <w:rFonts w:ascii="Arial" w:hAnsi="Arial" w:cs="Arial"/>
          <w:i/>
          <w:sz w:val="20"/>
          <w:szCs w:val="20"/>
        </w:rPr>
        <w:t>Evol</w:t>
      </w:r>
      <w:proofErr w:type="spellEnd"/>
      <w:r w:rsidRPr="00961490">
        <w:rPr>
          <w:rFonts w:ascii="Arial" w:hAnsi="Arial" w:cs="Arial"/>
          <w:i/>
          <w:sz w:val="20"/>
          <w:szCs w:val="20"/>
        </w:rPr>
        <w:t xml:space="preserve">. </w:t>
      </w:r>
      <w:r w:rsidRPr="00961490">
        <w:rPr>
          <w:rFonts w:ascii="Arial" w:hAnsi="Arial" w:cs="Arial"/>
          <w:sz w:val="20"/>
          <w:szCs w:val="20"/>
        </w:rPr>
        <w:t>3, 217–223 (2012).</w:t>
      </w:r>
    </w:p>
    <w:p w14:paraId="6FE609F1"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71. </w:t>
      </w:r>
      <w:r w:rsidRPr="00961490">
        <w:rPr>
          <w:rFonts w:ascii="Arial" w:hAnsi="Arial" w:cs="Arial"/>
          <w:sz w:val="20"/>
          <w:szCs w:val="20"/>
        </w:rPr>
        <w:tab/>
        <w:t xml:space="preserve">David Orme, </w:t>
      </w:r>
      <w:r w:rsidRPr="00961490">
        <w:rPr>
          <w:rFonts w:ascii="Arial" w:hAnsi="Arial" w:cs="Arial"/>
          <w:i/>
          <w:sz w:val="20"/>
          <w:szCs w:val="20"/>
        </w:rPr>
        <w:t>et al.</w:t>
      </w:r>
      <w:r w:rsidRPr="00961490">
        <w:rPr>
          <w:rFonts w:ascii="Arial" w:hAnsi="Arial" w:cs="Arial"/>
          <w:sz w:val="20"/>
          <w:szCs w:val="20"/>
        </w:rPr>
        <w:t>, caper: Comparative Analyses of Phylogenetics and Evolution in R (2018).</w:t>
      </w:r>
    </w:p>
    <w:p w14:paraId="043C8449" w14:textId="4A3EC851"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72. </w:t>
      </w:r>
      <w:r w:rsidRPr="00961490">
        <w:rPr>
          <w:rFonts w:ascii="Arial" w:hAnsi="Arial" w:cs="Arial"/>
          <w:sz w:val="20"/>
          <w:szCs w:val="20"/>
        </w:rPr>
        <w:tab/>
        <w:t xml:space="preserve">W. van der Bijl, </w:t>
      </w:r>
      <w:proofErr w:type="spellStart"/>
      <w:r w:rsidRPr="00961490">
        <w:rPr>
          <w:rFonts w:ascii="Arial" w:hAnsi="Arial" w:cs="Arial"/>
          <w:sz w:val="20"/>
          <w:szCs w:val="20"/>
        </w:rPr>
        <w:t>phylopath</w:t>
      </w:r>
      <w:proofErr w:type="spellEnd"/>
      <w:r w:rsidRPr="00961490">
        <w:rPr>
          <w:rFonts w:ascii="Arial" w:hAnsi="Arial" w:cs="Arial"/>
          <w:sz w:val="20"/>
          <w:szCs w:val="20"/>
        </w:rPr>
        <w:t xml:space="preserve">: Easy phylogenetic path analysis in R. </w:t>
      </w:r>
      <w:proofErr w:type="spellStart"/>
      <w:r w:rsidRPr="00961490">
        <w:rPr>
          <w:rFonts w:ascii="Arial" w:hAnsi="Arial" w:cs="Arial"/>
          <w:i/>
          <w:sz w:val="20"/>
          <w:szCs w:val="20"/>
        </w:rPr>
        <w:t>PeerJ</w:t>
      </w:r>
      <w:proofErr w:type="spellEnd"/>
      <w:r w:rsidRPr="00961490">
        <w:rPr>
          <w:rFonts w:ascii="Arial" w:hAnsi="Arial" w:cs="Arial"/>
          <w:i/>
          <w:sz w:val="20"/>
          <w:szCs w:val="20"/>
        </w:rPr>
        <w:t xml:space="preserve"> </w:t>
      </w:r>
      <w:r w:rsidRPr="00961490">
        <w:rPr>
          <w:rFonts w:ascii="Arial" w:hAnsi="Arial" w:cs="Arial"/>
          <w:sz w:val="20"/>
          <w:szCs w:val="20"/>
        </w:rPr>
        <w:t>6, e4718 (2018).</w:t>
      </w:r>
    </w:p>
    <w:p w14:paraId="5D1CD93E" w14:textId="73CA9DC3" w:rsidR="00980C22" w:rsidRDefault="00980C22"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t>Figures and Tables</w:t>
      </w:r>
    </w:p>
    <w:p w14:paraId="3F13263E" w14:textId="77777777" w:rsidR="00961490" w:rsidRPr="00980C22" w:rsidRDefault="00961490"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24CA5BF0" w14:textId="77777777" w:rsidR="00961490" w:rsidRDefault="00961490" w:rsidP="00961490">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6A5C5A87" wp14:editId="75F37B1A">
            <wp:extent cx="4051300" cy="4330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51300" cy="4330700"/>
                    </a:xfrm>
                    <a:prstGeom prst="rect">
                      <a:avLst/>
                    </a:prstGeom>
                  </pic:spPr>
                </pic:pic>
              </a:graphicData>
            </a:graphic>
          </wp:inline>
        </w:drawing>
      </w:r>
    </w:p>
    <w:p w14:paraId="55B209F2" w14:textId="50100C82" w:rsidR="00961490" w:rsidRPr="00A84FF9" w:rsidRDefault="00E6133D" w:rsidP="00961490">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1. </w:t>
      </w:r>
      <w:r w:rsidR="00961490" w:rsidRPr="00961490">
        <w:rPr>
          <w:rFonts w:ascii="Arial" w:eastAsia="Times New Roman" w:hAnsi="Arial" w:cs="Arial"/>
          <w:b/>
          <w:sz w:val="20"/>
          <w:szCs w:val="20"/>
        </w:rPr>
        <w:t>Conceptual overview of data sources integrated for the project</w:t>
      </w:r>
      <w:r w:rsidR="00961490" w:rsidRPr="00961490">
        <w:rPr>
          <w:rFonts w:ascii="Arial" w:eastAsia="Times New Roman" w:hAnsi="Arial" w:cs="Arial"/>
          <w:sz w:val="20"/>
          <w:szCs w:val="20"/>
        </w:rPr>
        <w:t xml:space="preserve">. </w:t>
      </w:r>
      <w:r w:rsidR="00961490" w:rsidRPr="00961490">
        <w:rPr>
          <w:rFonts w:ascii="Arial" w:eastAsia="Times New Roman" w:hAnsi="Arial" w:cs="Arial"/>
          <w:b/>
          <w:sz w:val="20"/>
          <w:szCs w:val="20"/>
        </w:rPr>
        <w:t xml:space="preserve">A. </w:t>
      </w:r>
      <w:r w:rsidR="00961490" w:rsidRPr="00961490">
        <w:rPr>
          <w:rFonts w:ascii="Arial" w:eastAsia="Times New Roman" w:hAnsi="Arial" w:cs="Arial"/>
          <w:sz w:val="20"/>
          <w:szCs w:val="20"/>
        </w:rPr>
        <w:t xml:space="preserve">Map of sampling locations for coral microbiomes analyzed in the manuscript. Pie charts show the </w:t>
      </w:r>
      <w:r w:rsidR="00961490" w:rsidRPr="00961490">
        <w:rPr>
          <w:rFonts w:ascii="Arial" w:eastAsia="Times New Roman" w:hAnsi="Arial" w:cs="Arial"/>
          <w:sz w:val="20"/>
          <w:szCs w:val="20"/>
        </w:rPr>
        <w:lastRenderedPageBreak/>
        <w:t xml:space="preserve">proportion of coral samples from families in the Complex clade (cool colors) and Robust clade (warm colors). Samples were collected from coral mucus, tissue, and endolithic skeleton (see Methods). </w:t>
      </w:r>
      <w:r w:rsidR="00961490" w:rsidRPr="00961490">
        <w:rPr>
          <w:rFonts w:ascii="Arial" w:eastAsia="Times New Roman" w:hAnsi="Arial" w:cs="Arial"/>
          <w:b/>
          <w:sz w:val="20"/>
          <w:szCs w:val="20"/>
        </w:rPr>
        <w:t xml:space="preserve">B. </w:t>
      </w:r>
      <w:r w:rsidR="00961490" w:rsidRPr="00961490">
        <w:rPr>
          <w:rFonts w:ascii="Arial" w:eastAsia="Tahoma" w:hAnsi="Arial" w:cs="Arial"/>
          <w:sz w:val="20"/>
          <w:szCs w:val="20"/>
        </w:rPr>
        <w:t xml:space="preserve">Schematic representation of data integration for the project. Coral microbiome data (as shown in A) were combined with long-term disease prevalence data from 3 projects (the Florida Reef Resilience Program (FFRP), the </w:t>
      </w:r>
      <w:proofErr w:type="spellStart"/>
      <w:r w:rsidR="00961490" w:rsidRPr="00961490">
        <w:rPr>
          <w:rFonts w:ascii="Arial" w:eastAsia="Tahoma" w:hAnsi="Arial" w:cs="Arial"/>
          <w:sz w:val="20"/>
          <w:szCs w:val="20"/>
        </w:rPr>
        <w:t>Hawai</w:t>
      </w:r>
      <w:r w:rsidR="00961490" w:rsidRPr="00961490">
        <w:rPr>
          <w:rFonts w:ascii="Tahoma" w:eastAsia="Tahoma" w:hAnsi="Tahoma" w:cs="Tahoma"/>
          <w:sz w:val="20"/>
          <w:szCs w:val="20"/>
        </w:rPr>
        <w:t>՛</w:t>
      </w:r>
      <w:r w:rsidR="00961490" w:rsidRPr="00961490">
        <w:rPr>
          <w:rFonts w:ascii="Arial" w:eastAsia="Tahoma" w:hAnsi="Arial" w:cs="Arial"/>
          <w:sz w:val="20"/>
          <w:szCs w:val="20"/>
        </w:rPr>
        <w:t>i</w:t>
      </w:r>
      <w:proofErr w:type="spellEnd"/>
      <w:r w:rsidR="00961490" w:rsidRPr="00961490">
        <w:rPr>
          <w:rFonts w:ascii="Arial" w:eastAsia="Tahoma" w:hAnsi="Arial" w:cs="Arial"/>
          <w:sz w:val="20"/>
          <w:szCs w:val="20"/>
        </w:rPr>
        <w:t xml:space="preserve"> Coral Disease Database (HICORDIS), and data from Australia (this study)), as well as coral trait data from the Coral Trait Database, and a molecular phylogeny of corals (see Methods). </w:t>
      </w:r>
      <w:r w:rsidR="00961490">
        <w:rPr>
          <w:rFonts w:ascii="Arial" w:eastAsia="Tahoma" w:hAnsi="Arial" w:cs="Arial"/>
          <w:sz w:val="20"/>
          <w:szCs w:val="20"/>
        </w:rPr>
        <w:t>To</w:t>
      </w:r>
      <w:r w:rsidR="00961490" w:rsidRPr="00961490">
        <w:rPr>
          <w:rFonts w:ascii="Arial" w:eastAsia="Tahoma" w:hAnsi="Arial" w:cs="Arial"/>
          <w:sz w:val="20"/>
          <w:szCs w:val="20"/>
        </w:rPr>
        <w:t xml:space="preserve"> integrate data from these disparate sources, all annotations were pooled at the genus level. The </w:t>
      </w:r>
      <w:proofErr w:type="gramStart"/>
      <w:r w:rsidR="00961490" w:rsidRPr="00961490">
        <w:rPr>
          <w:rFonts w:ascii="Arial" w:eastAsia="Tahoma" w:hAnsi="Arial" w:cs="Arial"/>
          <w:sz w:val="20"/>
          <w:szCs w:val="20"/>
        </w:rPr>
        <w:t>end product</w:t>
      </w:r>
      <w:proofErr w:type="gramEnd"/>
      <w:r w:rsidR="00961490" w:rsidRPr="00961490">
        <w:rPr>
          <w:rFonts w:ascii="Arial" w:eastAsia="Tahoma" w:hAnsi="Arial" w:cs="Arial"/>
          <w:sz w:val="20"/>
          <w:szCs w:val="20"/>
        </w:rPr>
        <w:t xml:space="preserve"> </w:t>
      </w:r>
      <w:r w:rsidR="00961490">
        <w:rPr>
          <w:rFonts w:ascii="Arial" w:eastAsia="Tahoma" w:hAnsi="Arial" w:cs="Arial"/>
          <w:sz w:val="20"/>
          <w:szCs w:val="20"/>
        </w:rPr>
        <w:t>was</w:t>
      </w:r>
      <w:r w:rsidR="00961490" w:rsidRPr="00961490">
        <w:rPr>
          <w:rFonts w:ascii="Arial" w:eastAsia="Tahoma" w:hAnsi="Arial" w:cs="Arial"/>
          <w:sz w:val="20"/>
          <w:szCs w:val="20"/>
        </w:rPr>
        <w:t xml:space="preserve"> a trait table of microbiome, taxonomic, physiological, and disease data across diverse coral genera.</w:t>
      </w:r>
      <w:r w:rsidR="00961490">
        <w:rPr>
          <w:rFonts w:ascii="Arial" w:hAnsi="Arial" w:cs="Arial"/>
          <w:color w:val="000000"/>
          <w:sz w:val="20"/>
          <w:szCs w:val="20"/>
        </w:rPr>
        <w:br w:type="page"/>
      </w:r>
    </w:p>
    <w:p w14:paraId="541A5DA9" w14:textId="1F50919A" w:rsidR="00980C22" w:rsidRPr="00F649EE" w:rsidRDefault="00D44B56" w:rsidP="00E6133D">
      <w:pPr>
        <w:pBdr>
          <w:top w:val="nil"/>
          <w:left w:val="nil"/>
          <w:bottom w:val="nil"/>
          <w:right w:val="nil"/>
          <w:between w:val="nil"/>
        </w:pBdr>
        <w:contextualSpacing/>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6558EAD5" wp14:editId="3AD419ED">
            <wp:extent cx="5486400" cy="6936105"/>
            <wp:effectExtent l="0" t="0" r="0" b="0"/>
            <wp:docPr id="316755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55720"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6936105"/>
                    </a:xfrm>
                    <a:prstGeom prst="rect">
                      <a:avLst/>
                    </a:prstGeom>
                  </pic:spPr>
                </pic:pic>
              </a:graphicData>
            </a:graphic>
          </wp:inline>
        </w:drawing>
      </w:r>
    </w:p>
    <w:p w14:paraId="04343CA2" w14:textId="2E709EA8" w:rsidR="00961490" w:rsidRDefault="00E6133D" w:rsidP="00961490">
      <w:pPr>
        <w:rPr>
          <w:rFonts w:ascii="Arial" w:eastAsia="Times New Roman" w:hAnsi="Arial" w:cs="Arial"/>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2. </w:t>
      </w:r>
      <w:r w:rsidR="00961490" w:rsidRPr="00961490">
        <w:rPr>
          <w:rFonts w:ascii="Arial" w:eastAsia="Times New Roman" w:hAnsi="Arial" w:cs="Arial"/>
          <w:b/>
          <w:sz w:val="20"/>
          <w:szCs w:val="20"/>
        </w:rPr>
        <w:t>Dominant microbes in the coral microbiome. A</w:t>
      </w:r>
      <w:r w:rsidR="00961490">
        <w:rPr>
          <w:rFonts w:ascii="Arial" w:eastAsia="Times New Roman" w:hAnsi="Arial" w:cs="Arial"/>
          <w:b/>
          <w:sz w:val="20"/>
          <w:szCs w:val="20"/>
        </w:rPr>
        <w:t>.</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Dominant bacterial or archaeal genera in coral mucus (cyan),</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tissue (orange), or</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 xml:space="preserve">skeleton (purple) microbiomes. Pie wedges represent the fraction of coral host genera in which the labeled bacterium is more abundant than all other bacterial or archaeal taxa. Cyan shades represent microbes dominant in mucus, oranges represent microbes dominant in tissue (but not mucus), purple shades represent microbes dominant in skeleton (but not mucus or tissue). </w:t>
      </w:r>
      <w:r w:rsidR="00961490" w:rsidRPr="00961490">
        <w:rPr>
          <w:rFonts w:ascii="Arial" w:eastAsia="Times New Roman" w:hAnsi="Arial" w:cs="Arial"/>
          <w:i/>
          <w:sz w:val="20"/>
          <w:szCs w:val="20"/>
        </w:rPr>
        <w:t xml:space="preserve">Endozoicomonas, </w:t>
      </w:r>
      <w:r w:rsidR="00961490" w:rsidRPr="00961490">
        <w:rPr>
          <w:rFonts w:ascii="Arial" w:eastAsia="Times New Roman" w:hAnsi="Arial" w:cs="Arial"/>
          <w:sz w:val="20"/>
          <w:szCs w:val="20"/>
        </w:rPr>
        <w:t xml:space="preserve">which is of special significance later in the paper, is highlighted in aqua. </w:t>
      </w:r>
      <w:r w:rsidR="00961490" w:rsidRPr="00961490">
        <w:rPr>
          <w:rFonts w:ascii="Arial" w:eastAsia="Times New Roman" w:hAnsi="Arial" w:cs="Arial"/>
          <w:b/>
          <w:sz w:val="20"/>
          <w:szCs w:val="20"/>
        </w:rPr>
        <w:t>B</w:t>
      </w:r>
      <w:r w:rsidR="00961490">
        <w:rPr>
          <w:rFonts w:ascii="Arial" w:eastAsia="Times New Roman" w:hAnsi="Arial" w:cs="Arial"/>
          <w:b/>
          <w:sz w:val="20"/>
          <w:szCs w:val="20"/>
        </w:rPr>
        <w:t>.</w:t>
      </w:r>
      <w:r w:rsidR="00961490" w:rsidRPr="00961490">
        <w:rPr>
          <w:rFonts w:ascii="Arial" w:eastAsia="Times New Roman" w:hAnsi="Arial" w:cs="Arial"/>
          <w:sz w:val="20"/>
          <w:szCs w:val="20"/>
        </w:rPr>
        <w:t xml:space="preserve"> Bar charts showing correlations between microbiome </w:t>
      </w:r>
      <w:r w:rsidR="00961490" w:rsidRPr="00961490">
        <w:rPr>
          <w:rFonts w:ascii="Arial" w:eastAsia="Times New Roman" w:hAnsi="Arial" w:cs="Arial"/>
          <w:sz w:val="20"/>
          <w:szCs w:val="20"/>
        </w:rPr>
        <w:lastRenderedPageBreak/>
        <w:t xml:space="preserve">alpha and beta diversity metrics and disease, </w:t>
      </w:r>
      <w:r w:rsidR="00961490" w:rsidRPr="00961490">
        <w:rPr>
          <w:rFonts w:ascii="Arial" w:eastAsia="Times New Roman" w:hAnsi="Arial" w:cs="Arial"/>
          <w:color w:val="222222"/>
          <w:sz w:val="20"/>
          <w:szCs w:val="20"/>
          <w:highlight w:val="white"/>
        </w:rPr>
        <w:t>represented by the R</w:t>
      </w:r>
      <w:r w:rsidR="00961490" w:rsidRPr="00961490">
        <w:rPr>
          <w:rFonts w:ascii="Arial" w:eastAsia="Times New Roman" w:hAnsi="Arial" w:cs="Arial"/>
          <w:color w:val="222222"/>
          <w:sz w:val="20"/>
          <w:szCs w:val="20"/>
          <w:highlight w:val="white"/>
          <w:vertAlign w:val="superscript"/>
        </w:rPr>
        <w:t>2</w:t>
      </w:r>
      <w:r w:rsidR="00961490" w:rsidRPr="00961490">
        <w:rPr>
          <w:rFonts w:ascii="Arial" w:eastAsia="Times New Roman" w:hAnsi="Arial" w:cs="Arial"/>
          <w:color w:val="222222"/>
          <w:sz w:val="20"/>
          <w:szCs w:val="20"/>
          <w:highlight w:val="white"/>
        </w:rPr>
        <w:t xml:space="preserve"> for PGLS correlations. Alpha diversity metrics include richness, evenness (Gini index), and dominance (Simpson’s index), and weighted </w:t>
      </w:r>
      <w:proofErr w:type="spellStart"/>
      <w:r w:rsidR="00961490" w:rsidRPr="00961490">
        <w:rPr>
          <w:rFonts w:ascii="Arial" w:eastAsia="Times New Roman" w:hAnsi="Arial" w:cs="Arial"/>
          <w:color w:val="222222"/>
          <w:sz w:val="20"/>
          <w:szCs w:val="20"/>
          <w:highlight w:val="white"/>
        </w:rPr>
        <w:t>UniFrac</w:t>
      </w:r>
      <w:proofErr w:type="spellEnd"/>
      <w:r w:rsidR="00961490" w:rsidRPr="00961490">
        <w:rPr>
          <w:rFonts w:ascii="Arial" w:eastAsia="Times New Roman" w:hAnsi="Arial" w:cs="Arial"/>
          <w:color w:val="222222"/>
          <w:sz w:val="20"/>
          <w:szCs w:val="20"/>
          <w:highlight w:val="white"/>
        </w:rPr>
        <w:t xml:space="preserve"> beta diversity metrics including the three principal component axes (PC1, PC2, PC3) that represent measures of community structure. Significant relationships (p &lt; 0.05, Supplementary Data Table 4) are marked by an asterisk (*). </w:t>
      </w:r>
      <w:r w:rsidR="00961490" w:rsidRPr="00961490">
        <w:rPr>
          <w:rFonts w:ascii="Arial" w:eastAsia="Times New Roman" w:hAnsi="Arial" w:cs="Arial"/>
          <w:b/>
          <w:sz w:val="20"/>
          <w:szCs w:val="20"/>
        </w:rPr>
        <w:t>C</w:t>
      </w:r>
      <w:r w:rsidR="00961490">
        <w:rPr>
          <w:rFonts w:ascii="Arial" w:eastAsia="Times New Roman" w:hAnsi="Arial" w:cs="Arial"/>
          <w:b/>
          <w:sz w:val="20"/>
          <w:szCs w:val="20"/>
        </w:rPr>
        <w:t>.</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 xml:space="preserve">Bubble plot showing </w:t>
      </w:r>
      <w:r w:rsidR="00961490" w:rsidRPr="00961490">
        <w:rPr>
          <w:rFonts w:ascii="Arial" w:eastAsia="Times New Roman" w:hAnsi="Arial" w:cs="Arial"/>
          <w:color w:val="222222"/>
          <w:sz w:val="20"/>
          <w:szCs w:val="20"/>
          <w:highlight w:val="white"/>
        </w:rPr>
        <w:t xml:space="preserve">correlations between dominant microbial taxa and coral disease prevalence. The size of each </w:t>
      </w:r>
      <w:r w:rsidR="00961490">
        <w:rPr>
          <w:rFonts w:ascii="Arial" w:eastAsia="Times New Roman" w:hAnsi="Arial" w:cs="Arial"/>
          <w:color w:val="222222"/>
          <w:sz w:val="20"/>
          <w:szCs w:val="20"/>
          <w:highlight w:val="white"/>
        </w:rPr>
        <w:t xml:space="preserve">triangle </w:t>
      </w:r>
      <w:r w:rsidR="00961490" w:rsidRPr="00961490">
        <w:rPr>
          <w:rFonts w:ascii="Arial" w:eastAsia="Times New Roman" w:hAnsi="Arial" w:cs="Arial"/>
          <w:color w:val="222222"/>
          <w:sz w:val="20"/>
          <w:szCs w:val="20"/>
          <w:highlight w:val="white"/>
        </w:rPr>
        <w:t>represents the R</w:t>
      </w:r>
      <w:r w:rsidR="00961490" w:rsidRPr="00961490">
        <w:rPr>
          <w:rFonts w:ascii="Arial" w:eastAsia="Times New Roman" w:hAnsi="Arial" w:cs="Arial"/>
          <w:color w:val="222222"/>
          <w:sz w:val="20"/>
          <w:szCs w:val="20"/>
          <w:highlight w:val="white"/>
          <w:vertAlign w:val="superscript"/>
        </w:rPr>
        <w:t>2</w:t>
      </w:r>
      <w:r w:rsidR="00961490" w:rsidRPr="00961490">
        <w:rPr>
          <w:rFonts w:ascii="Arial" w:eastAsia="Times New Roman" w:hAnsi="Arial" w:cs="Arial"/>
          <w:color w:val="222222"/>
          <w:sz w:val="20"/>
          <w:szCs w:val="20"/>
          <w:highlight w:val="white"/>
        </w:rPr>
        <w:t xml:space="preserve"> for PGLS correlations between disease susceptibility and microbial relative abundance for each listed taxon in either all samples (top row), mucus samples (cyan row), tissue samples (orange row), or skeleton samples (purple row). Colored points were significant (p &lt; 0.05</w:t>
      </w:r>
      <w:r w:rsidR="00961490">
        <w:rPr>
          <w:rFonts w:ascii="Arial" w:eastAsia="Times New Roman" w:hAnsi="Arial" w:cs="Arial"/>
          <w:color w:val="222222"/>
          <w:sz w:val="20"/>
          <w:szCs w:val="20"/>
          <w:highlight w:val="white"/>
        </w:rPr>
        <w:t>, FDR q &lt; 0.05) and hashed points were nominally significant (p &lt; 0.05, FDR q &gt; 0.05</w:t>
      </w:r>
      <w:r w:rsidR="00961490" w:rsidRPr="00961490">
        <w:rPr>
          <w:rFonts w:ascii="Arial" w:eastAsia="Times New Roman" w:hAnsi="Arial" w:cs="Arial"/>
          <w:color w:val="222222"/>
          <w:sz w:val="20"/>
          <w:szCs w:val="20"/>
          <w:highlight w:val="white"/>
        </w:rPr>
        <w:t>; Supplementary Data Table</w:t>
      </w:r>
      <w:r w:rsidR="00961490" w:rsidRPr="00961490">
        <w:rPr>
          <w:rFonts w:ascii="Arial" w:eastAsia="Times New Roman" w:hAnsi="Arial" w:cs="Arial"/>
          <w:color w:val="222222"/>
          <w:sz w:val="20"/>
          <w:szCs w:val="20"/>
        </w:rPr>
        <w:t xml:space="preserve"> </w:t>
      </w:r>
      <w:r w:rsidR="00961490">
        <w:rPr>
          <w:rFonts w:ascii="Arial" w:eastAsia="Times New Roman" w:hAnsi="Arial" w:cs="Arial"/>
          <w:color w:val="222222"/>
          <w:sz w:val="20"/>
          <w:szCs w:val="20"/>
        </w:rPr>
        <w:t>7</w:t>
      </w:r>
      <w:r w:rsidR="00961490" w:rsidRPr="00961490">
        <w:rPr>
          <w:rFonts w:ascii="Arial" w:eastAsia="Times New Roman" w:hAnsi="Arial" w:cs="Arial"/>
          <w:color w:val="222222"/>
          <w:sz w:val="20"/>
          <w:szCs w:val="20"/>
        </w:rPr>
        <w:t>a</w:t>
      </w:r>
      <w:r w:rsidR="00961490" w:rsidRPr="00961490">
        <w:rPr>
          <w:rFonts w:ascii="Arial" w:eastAsia="Times New Roman" w:hAnsi="Arial" w:cs="Arial"/>
          <w:color w:val="222222"/>
          <w:sz w:val="20"/>
          <w:szCs w:val="20"/>
          <w:highlight w:val="white"/>
        </w:rPr>
        <w:t xml:space="preserve">). Points that were not significant or had too little data (n &lt; </w:t>
      </w:r>
      <w:r w:rsidR="00961490">
        <w:rPr>
          <w:rFonts w:ascii="Arial" w:eastAsia="Times New Roman" w:hAnsi="Arial" w:cs="Arial"/>
          <w:color w:val="222222"/>
          <w:sz w:val="20"/>
          <w:szCs w:val="20"/>
          <w:highlight w:val="white"/>
        </w:rPr>
        <w:t>5</w:t>
      </w:r>
      <w:r w:rsidR="00961490" w:rsidRPr="00961490">
        <w:rPr>
          <w:rFonts w:ascii="Arial" w:eastAsia="Times New Roman" w:hAnsi="Arial" w:cs="Arial"/>
          <w:color w:val="222222"/>
          <w:sz w:val="20"/>
          <w:szCs w:val="20"/>
          <w:highlight w:val="white"/>
        </w:rPr>
        <w:t>) for reliable testing are marked in white.​</w:t>
      </w:r>
      <w:r w:rsidR="00961490" w:rsidRPr="00961490">
        <w:rPr>
          <w:rFonts w:ascii="Arial" w:eastAsia="Times New Roman" w:hAnsi="Arial" w:cs="Arial"/>
          <w:sz w:val="20"/>
          <w:szCs w:val="20"/>
        </w:rPr>
        <w:t xml:space="preserve"> Taxa whose abundance is significantly correlated with disease are marked in bold on the x-axis.</w:t>
      </w:r>
    </w:p>
    <w:p w14:paraId="452EB23A" w14:textId="77777777" w:rsidR="00961490" w:rsidRDefault="00961490" w:rsidP="00961490">
      <w:pPr>
        <w:rPr>
          <w:rFonts w:ascii="Arial" w:eastAsia="Times New Roman" w:hAnsi="Arial" w:cs="Arial"/>
          <w:sz w:val="20"/>
          <w:szCs w:val="20"/>
        </w:rPr>
      </w:pPr>
      <w:r>
        <w:rPr>
          <w:rFonts w:ascii="Arial" w:eastAsia="Times New Roman" w:hAnsi="Arial" w:cs="Arial"/>
          <w:sz w:val="20"/>
          <w:szCs w:val="20"/>
        </w:rPr>
        <w:br w:type="page"/>
      </w:r>
      <w:r>
        <w:rPr>
          <w:rFonts w:ascii="Arial" w:eastAsia="Times New Roman" w:hAnsi="Arial" w:cs="Arial"/>
          <w:b/>
          <w:bCs/>
          <w:noProof/>
          <w:sz w:val="20"/>
          <w:szCs w:val="20"/>
        </w:rPr>
        <w:lastRenderedPageBreak/>
        <w:drawing>
          <wp:inline distT="0" distB="0" distL="0" distR="0" wp14:anchorId="018F83CD" wp14:editId="53107E8F">
            <wp:extent cx="3860800" cy="3848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60800" cy="3848100"/>
                    </a:xfrm>
                    <a:prstGeom prst="rect">
                      <a:avLst/>
                    </a:prstGeom>
                  </pic:spPr>
                </pic:pic>
              </a:graphicData>
            </a:graphic>
          </wp:inline>
        </w:drawing>
      </w:r>
    </w:p>
    <w:p w14:paraId="00E2C86D" w14:textId="327FD410" w:rsidR="00961490" w:rsidRPr="00961490" w:rsidRDefault="00961490" w:rsidP="00961490">
      <w:pPr>
        <w:rPr>
          <w:rFonts w:ascii="Arial" w:eastAsia="Times New Roman" w:hAnsi="Arial" w:cs="Arial"/>
          <w:sz w:val="20"/>
          <w:szCs w:val="20"/>
        </w:rPr>
      </w:pPr>
      <w:r>
        <w:rPr>
          <w:rFonts w:ascii="Arial" w:eastAsia="Times New Roman" w:hAnsi="Arial" w:cs="Arial"/>
          <w:b/>
          <w:bCs/>
          <w:sz w:val="20"/>
          <w:szCs w:val="20"/>
        </w:rPr>
        <w:t xml:space="preserve">Figure 3. </w:t>
      </w:r>
      <w:r w:rsidRPr="00961490">
        <w:rPr>
          <w:rFonts w:ascii="Arial" w:eastAsia="Times New Roman" w:hAnsi="Arial" w:cs="Arial"/>
          <w:b/>
          <w:i/>
          <w:sz w:val="20"/>
          <w:szCs w:val="20"/>
        </w:rPr>
        <w:t xml:space="preserve">Endozoicomonas </w:t>
      </w:r>
      <w:r w:rsidRPr="00961490">
        <w:rPr>
          <w:rFonts w:ascii="Arial" w:eastAsia="Times New Roman" w:hAnsi="Arial" w:cs="Arial"/>
          <w:b/>
          <w:sz w:val="20"/>
          <w:szCs w:val="20"/>
        </w:rPr>
        <w:t xml:space="preserve">correlates with growth and disease. </w:t>
      </w:r>
      <w:r w:rsidRPr="00961490">
        <w:rPr>
          <w:rFonts w:ascii="Arial" w:eastAsia="Times New Roman" w:hAnsi="Arial" w:cs="Arial"/>
          <w:sz w:val="20"/>
          <w:szCs w:val="20"/>
        </w:rPr>
        <w:t>Phylogenetic independent contrasts in</w:t>
      </w:r>
      <w:r w:rsidRPr="00961490">
        <w:rPr>
          <w:rFonts w:ascii="Arial" w:eastAsia="Times New Roman" w:hAnsi="Arial" w:cs="Arial"/>
          <w:b/>
          <w:sz w:val="20"/>
          <w:szCs w:val="20"/>
        </w:rPr>
        <w:t xml:space="preserv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relative abundance in coral tissue (per 1000 reads) against </w:t>
      </w:r>
      <w:r w:rsidRPr="00961490">
        <w:rPr>
          <w:rFonts w:ascii="Arial" w:eastAsia="Times New Roman" w:hAnsi="Arial" w:cs="Arial"/>
          <w:b/>
          <w:sz w:val="20"/>
          <w:szCs w:val="20"/>
        </w:rPr>
        <w:t>A</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microbial dominance, </w:t>
      </w:r>
      <w:r w:rsidRPr="00961490">
        <w:rPr>
          <w:rFonts w:ascii="Arial" w:eastAsia="Times New Roman" w:hAnsi="Arial" w:cs="Arial"/>
          <w:b/>
          <w:sz w:val="20"/>
          <w:szCs w:val="20"/>
        </w:rPr>
        <w:t>B</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integrated estimate of coral disease prevalence and </w:t>
      </w:r>
      <w:r w:rsidRPr="00961490">
        <w:rPr>
          <w:rFonts w:ascii="Arial" w:eastAsia="Times New Roman" w:hAnsi="Arial" w:cs="Arial"/>
          <w:b/>
          <w:sz w:val="20"/>
          <w:szCs w:val="20"/>
        </w:rPr>
        <w:t>C</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coral growth rate (mm per year) from the coral traits database. Dotted red lines in panels B and C indicate the null expectation that if traits are uncorrelated, change in the x-axis trait will not correlate with changes in the y-axis trait, with contrasts distributed equally above or below the dotted line. Statistics reflect phylogenetic generalized least squares (PGLS) regression (Supplemental Data Tables 5 and 9). </w:t>
      </w:r>
      <w:r w:rsidRPr="00961490">
        <w:rPr>
          <w:rFonts w:ascii="Arial" w:eastAsia="Times New Roman" w:hAnsi="Arial" w:cs="Arial"/>
          <w:b/>
          <w:sz w:val="20"/>
          <w:szCs w:val="20"/>
        </w:rPr>
        <w:t xml:space="preserve">D) </w:t>
      </w:r>
      <w:r w:rsidRPr="00961490">
        <w:rPr>
          <w:rFonts w:ascii="Arial" w:eastAsia="Times New Roman" w:hAnsi="Arial" w:cs="Arial"/>
          <w:sz w:val="20"/>
          <w:szCs w:val="20"/>
        </w:rPr>
        <w:t xml:space="preserve">Modeled direction of causality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 disease susceptibility and growth rate using both Brownian Motion (blue) and </w:t>
      </w:r>
      <w:proofErr w:type="spellStart"/>
      <w:r w:rsidRPr="00961490">
        <w:rPr>
          <w:rFonts w:ascii="Arial" w:eastAsia="Times New Roman" w:hAnsi="Arial" w:cs="Arial"/>
          <w:sz w:val="20"/>
          <w:szCs w:val="20"/>
        </w:rPr>
        <w:t>Pagel’s</w:t>
      </w:r>
      <w:proofErr w:type="spellEnd"/>
      <w:r w:rsidRPr="00961490">
        <w:rPr>
          <w:rFonts w:ascii="Arial" w:eastAsia="Times New Roman" w:hAnsi="Arial" w:cs="Arial"/>
          <w:sz w:val="20"/>
          <w:szCs w:val="20"/>
        </w:rPr>
        <w:t xml:space="preserve"> Lambda (green, dotted) evolutionary models. The thickness of the lines represents the averaged standardized path coefficients of the top competing models based on </w:t>
      </w:r>
      <w:proofErr w:type="spellStart"/>
      <w:r w:rsidRPr="00961490">
        <w:rPr>
          <w:rFonts w:ascii="Arial" w:eastAsia="Times New Roman" w:hAnsi="Arial" w:cs="Arial"/>
          <w:sz w:val="20"/>
          <w:szCs w:val="20"/>
        </w:rPr>
        <w:t>CICc</w:t>
      </w:r>
      <w:proofErr w:type="spellEnd"/>
      <w:r w:rsidRPr="00961490">
        <w:rPr>
          <w:rFonts w:ascii="Arial" w:eastAsia="Times New Roman" w:hAnsi="Arial" w:cs="Arial"/>
          <w:sz w:val="20"/>
          <w:szCs w:val="20"/>
        </w:rPr>
        <w:t xml:space="preserve"> values (Supplementary Data Table 1</w:t>
      </w:r>
      <w:r w:rsidR="001E011D">
        <w:rPr>
          <w:rFonts w:ascii="Arial" w:eastAsia="Times New Roman" w:hAnsi="Arial" w:cs="Arial"/>
          <w:sz w:val="20"/>
          <w:szCs w:val="20"/>
        </w:rPr>
        <w:t>2</w:t>
      </w:r>
      <w:r w:rsidRPr="00961490">
        <w:rPr>
          <w:rFonts w:ascii="Arial" w:eastAsia="Times New Roman" w:hAnsi="Arial" w:cs="Arial"/>
          <w:sz w:val="20"/>
          <w:szCs w:val="20"/>
        </w:rPr>
        <w:t>).</w:t>
      </w:r>
      <w:r>
        <w:rPr>
          <w:rFonts w:ascii="Arial" w:hAnsi="Arial" w:cs="Arial"/>
          <w:color w:val="000000"/>
          <w:sz w:val="20"/>
          <w:szCs w:val="20"/>
        </w:rPr>
        <w:br w:type="page"/>
      </w:r>
    </w:p>
    <w:p w14:paraId="28B8584B" w14:textId="6F4E91D5" w:rsidR="00980C22" w:rsidRDefault="003038DA" w:rsidP="00961490">
      <w:pPr>
        <w:keepNext/>
        <w:pBdr>
          <w:top w:val="nil"/>
          <w:left w:val="nil"/>
          <w:bottom w:val="nil"/>
          <w:right w:val="nil"/>
          <w:between w:val="nil"/>
        </w:pBdr>
        <w:spacing w:before="240" w:after="60"/>
        <w:contextualSpacing/>
        <w:rPr>
          <w:rFonts w:ascii="Arial" w:hAnsi="Arial" w:cs="Arial"/>
          <w:color w:val="000000"/>
          <w:sz w:val="20"/>
          <w:szCs w:val="20"/>
        </w:rPr>
      </w:pPr>
      <w:ins w:id="12" w:author="Microsoft Office User" w:date="2024-01-09T11:49:00Z">
        <w:r>
          <w:rPr>
            <w:rFonts w:ascii="Arial" w:hAnsi="Arial" w:cs="Arial"/>
            <w:noProof/>
            <w:color w:val="000000"/>
            <w:sz w:val="20"/>
            <w:szCs w:val="20"/>
          </w:rPr>
          <w:lastRenderedPageBreak/>
          <w:drawing>
            <wp:inline distT="0" distB="0" distL="0" distR="0" wp14:anchorId="0EA78CA0" wp14:editId="1194C48B">
              <wp:extent cx="3962400" cy="3962400"/>
              <wp:effectExtent l="0" t="0" r="0" b="0"/>
              <wp:docPr id="629381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81490" name="Picture 629381490"/>
                      <pic:cNvPicPr/>
                    </pic:nvPicPr>
                    <pic:blipFill>
                      <a:blip r:embed="rId19">
                        <a:extLst>
                          <a:ext uri="{28A0092B-C50C-407E-A947-70E740481C1C}">
                            <a14:useLocalDpi xmlns:a14="http://schemas.microsoft.com/office/drawing/2010/main" val="0"/>
                          </a:ext>
                        </a:extLst>
                      </a:blip>
                      <a:stretch>
                        <a:fillRect/>
                      </a:stretch>
                    </pic:blipFill>
                    <pic:spPr>
                      <a:xfrm>
                        <a:off x="0" y="0"/>
                        <a:ext cx="3962400" cy="3962400"/>
                      </a:xfrm>
                      <a:prstGeom prst="rect">
                        <a:avLst/>
                      </a:prstGeom>
                    </pic:spPr>
                  </pic:pic>
                </a:graphicData>
              </a:graphic>
            </wp:inline>
          </w:drawing>
        </w:r>
      </w:ins>
    </w:p>
    <w:p w14:paraId="589E42DB" w14:textId="4A77C10C" w:rsidR="00961490" w:rsidRPr="00961490" w:rsidRDefault="00961490" w:rsidP="00961490">
      <w:pPr>
        <w:keepNext/>
        <w:pBdr>
          <w:top w:val="nil"/>
          <w:left w:val="nil"/>
          <w:bottom w:val="nil"/>
          <w:right w:val="nil"/>
          <w:between w:val="nil"/>
        </w:pBdr>
        <w:spacing w:before="240" w:after="60"/>
        <w:contextualSpacing/>
        <w:rPr>
          <w:rFonts w:ascii="Arial" w:hAnsi="Arial" w:cs="Arial"/>
          <w:color w:val="000000"/>
          <w:sz w:val="20"/>
          <w:szCs w:val="20"/>
        </w:rPr>
      </w:pPr>
    </w:p>
    <w:p w14:paraId="421FC490" w14:textId="4085DBD3" w:rsidR="00270945" w:rsidRPr="0093644C" w:rsidRDefault="00961490">
      <w:pPr>
        <w:rPr>
          <w:rFonts w:ascii="Arial" w:eastAsia="Times New Roman" w:hAnsi="Arial" w:cs="Arial"/>
          <w:sz w:val="20"/>
          <w:szCs w:val="20"/>
        </w:rPr>
      </w:pPr>
      <w:r w:rsidRPr="00961490">
        <w:rPr>
          <w:rFonts w:ascii="Arial" w:hAnsi="Arial" w:cs="Arial"/>
          <w:b/>
          <w:bCs/>
          <w:color w:val="000000"/>
          <w:sz w:val="20"/>
          <w:szCs w:val="20"/>
        </w:rPr>
        <w:t xml:space="preserve">Figure 4. </w:t>
      </w:r>
      <w:r w:rsidRPr="00961490">
        <w:rPr>
          <w:rFonts w:ascii="Arial" w:eastAsia="Times New Roman" w:hAnsi="Arial" w:cs="Arial"/>
          <w:b/>
          <w:i/>
          <w:iCs/>
          <w:sz w:val="20"/>
          <w:szCs w:val="20"/>
        </w:rPr>
        <w:t>Endozoicomonas</w:t>
      </w:r>
      <w:r w:rsidRPr="00961490">
        <w:rPr>
          <w:rFonts w:ascii="Arial" w:eastAsia="Times New Roman" w:hAnsi="Arial" w:cs="Arial"/>
          <w:b/>
          <w:sz w:val="20"/>
          <w:szCs w:val="20"/>
        </w:rPr>
        <w:t xml:space="preserve"> dominance facilitates life history tradeoffs.  </w:t>
      </w:r>
      <w:r w:rsidRPr="00961490">
        <w:rPr>
          <w:rFonts w:ascii="Arial" w:eastAsia="Times New Roman" w:hAnsi="Arial" w:cs="Arial"/>
          <w:sz w:val="20"/>
          <w:szCs w:val="20"/>
        </w:rPr>
        <w:t xml:space="preserve">Conceptual hypothesis on the role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(in teal)</w:t>
      </w:r>
      <w:ins w:id="13" w:author="Microsoft Office User" w:date="2023-12-13T10:55:00Z">
        <w:r w:rsidR="0093644C">
          <w:rPr>
            <w:rFonts w:ascii="Arial" w:eastAsia="Times New Roman" w:hAnsi="Arial" w:cs="Arial"/>
            <w:sz w:val="20"/>
            <w:szCs w:val="20"/>
          </w:rPr>
          <w:t xml:space="preserve"> do</w:t>
        </w:r>
      </w:ins>
      <w:ins w:id="14" w:author="Microsoft Office User" w:date="2023-12-13T10:56:00Z">
        <w:r w:rsidR="0093644C">
          <w:rPr>
            <w:rFonts w:ascii="Arial" w:eastAsia="Times New Roman" w:hAnsi="Arial" w:cs="Arial"/>
            <w:sz w:val="20"/>
            <w:szCs w:val="20"/>
          </w:rPr>
          <w:t>minance in coral microbiomes</w:t>
        </w:r>
      </w:ins>
      <w:r w:rsidRPr="00961490">
        <w:rPr>
          <w:rFonts w:ascii="Arial" w:eastAsia="Times New Roman" w:hAnsi="Arial" w:cs="Arial"/>
          <w:sz w:val="20"/>
          <w:szCs w:val="20"/>
        </w:rPr>
        <w:t xml:space="preserve"> plays in the tradeoff between growth and defense </w:t>
      </w:r>
      <w:del w:id="15" w:author="Microsoft Office User" w:date="2023-12-13T10:56:00Z">
        <w:r w:rsidRPr="00961490" w:rsidDel="0093644C">
          <w:rPr>
            <w:rFonts w:ascii="Arial" w:eastAsia="Times New Roman" w:hAnsi="Arial" w:cs="Arial"/>
            <w:sz w:val="20"/>
            <w:szCs w:val="20"/>
          </w:rPr>
          <w:delText>(disease susceptibility)</w:delText>
        </w:r>
        <w:r w:rsidDel="0093644C">
          <w:rPr>
            <w:rFonts w:ascii="Arial" w:eastAsia="Times New Roman" w:hAnsi="Arial" w:cs="Arial"/>
            <w:sz w:val="20"/>
            <w:szCs w:val="20"/>
          </w:rPr>
          <w:delText xml:space="preserve"> </w:delText>
        </w:r>
      </w:del>
      <w:r>
        <w:rPr>
          <w:rFonts w:ascii="Arial" w:eastAsia="Times New Roman" w:hAnsi="Arial" w:cs="Arial"/>
          <w:sz w:val="20"/>
          <w:szCs w:val="20"/>
        </w:rPr>
        <w:t>under varying environmental conditions</w:t>
      </w:r>
      <w:ins w:id="16" w:author="Microsoft Office User" w:date="2023-12-13T10:58:00Z">
        <w:r w:rsidR="0093644C">
          <w:rPr>
            <w:rFonts w:ascii="Arial" w:eastAsia="Times New Roman" w:hAnsi="Arial" w:cs="Arial"/>
            <w:sz w:val="20"/>
            <w:szCs w:val="20"/>
          </w:rPr>
          <w:t>.</w:t>
        </w:r>
      </w:ins>
      <w:del w:id="17" w:author="Microsoft Office User" w:date="2023-12-13T10:58:00Z">
        <w:r w:rsidRPr="00961490" w:rsidDel="0093644C">
          <w:rPr>
            <w:rFonts w:ascii="Arial" w:eastAsia="Times New Roman" w:hAnsi="Arial" w:cs="Arial"/>
            <w:sz w:val="20"/>
            <w:szCs w:val="20"/>
          </w:rPr>
          <w:delText>.</w:delText>
        </w:r>
      </w:del>
      <w:r w:rsidRPr="00961490">
        <w:rPr>
          <w:rFonts w:ascii="Arial" w:eastAsia="Times New Roman" w:hAnsi="Arial" w:cs="Arial"/>
          <w:sz w:val="20"/>
          <w:szCs w:val="20"/>
        </w:rPr>
        <w:t xml:space="preserve"> </w:t>
      </w:r>
      <w:ins w:id="18" w:author="Microsoft Office User" w:date="2023-12-13T10:52:00Z">
        <w:r w:rsidR="0093644C">
          <w:rPr>
            <w:rFonts w:ascii="Arial" w:eastAsia="Times New Roman" w:hAnsi="Arial" w:cs="Arial"/>
            <w:i/>
            <w:iCs/>
            <w:sz w:val="20"/>
            <w:szCs w:val="20"/>
          </w:rPr>
          <w:t>Endozoicomonas</w:t>
        </w:r>
        <w:r w:rsidR="0093644C">
          <w:rPr>
            <w:rFonts w:ascii="Arial" w:eastAsia="Times New Roman" w:hAnsi="Arial" w:cs="Arial"/>
            <w:sz w:val="20"/>
            <w:szCs w:val="20"/>
          </w:rPr>
          <w:t>-dominated microbiomes</w:t>
        </w:r>
      </w:ins>
      <w:ins w:id="19" w:author="Microsoft Office User" w:date="2023-12-13T10:56:00Z">
        <w:r w:rsidR="0093644C">
          <w:rPr>
            <w:rFonts w:ascii="Arial" w:eastAsia="Times New Roman" w:hAnsi="Arial" w:cs="Arial"/>
            <w:sz w:val="20"/>
            <w:szCs w:val="20"/>
          </w:rPr>
          <w:t xml:space="preserve"> may</w:t>
        </w:r>
      </w:ins>
      <w:ins w:id="20" w:author="Microsoft Office User" w:date="2023-12-13T10:52:00Z">
        <w:r w:rsidR="0093644C">
          <w:rPr>
            <w:rFonts w:ascii="Arial" w:eastAsia="Times New Roman" w:hAnsi="Arial" w:cs="Arial"/>
            <w:sz w:val="20"/>
            <w:szCs w:val="20"/>
          </w:rPr>
          <w:t xml:space="preserve"> A)</w:t>
        </w:r>
      </w:ins>
      <w:ins w:id="21" w:author="Microsoft Office User" w:date="2023-12-13T10:56:00Z">
        <w:r w:rsidR="0093644C">
          <w:rPr>
            <w:rFonts w:ascii="Arial" w:eastAsia="Times New Roman" w:hAnsi="Arial" w:cs="Arial"/>
            <w:sz w:val="20"/>
            <w:szCs w:val="20"/>
          </w:rPr>
          <w:t xml:space="preserve"> </w:t>
        </w:r>
      </w:ins>
      <w:ins w:id="22" w:author="Microsoft Office User" w:date="2023-12-13T10:52:00Z">
        <w:r w:rsidR="0093644C">
          <w:rPr>
            <w:rFonts w:ascii="Arial" w:eastAsia="Times New Roman" w:hAnsi="Arial" w:cs="Arial"/>
            <w:sz w:val="20"/>
            <w:szCs w:val="20"/>
          </w:rPr>
          <w:t xml:space="preserve">provide </w:t>
        </w:r>
      </w:ins>
      <w:ins w:id="23" w:author="Microsoft Office User" w:date="2023-12-13T10:58:00Z">
        <w:r w:rsidR="0093644C">
          <w:rPr>
            <w:rFonts w:ascii="Arial" w:eastAsia="Times New Roman" w:hAnsi="Arial" w:cs="Arial"/>
            <w:sz w:val="20"/>
            <w:szCs w:val="20"/>
          </w:rPr>
          <w:t xml:space="preserve">a </w:t>
        </w:r>
      </w:ins>
      <w:ins w:id="24" w:author="Microsoft Office User" w:date="2023-12-13T10:52:00Z">
        <w:r w:rsidR="0093644C">
          <w:rPr>
            <w:rFonts w:ascii="Arial" w:eastAsia="Times New Roman" w:hAnsi="Arial" w:cs="Arial"/>
            <w:sz w:val="20"/>
            <w:szCs w:val="20"/>
          </w:rPr>
          <w:t xml:space="preserve">metabolic advantage for growth </w:t>
        </w:r>
      </w:ins>
      <w:ins w:id="25" w:author="Microsoft Office User" w:date="2023-12-13T10:53:00Z">
        <w:r w:rsidR="0093644C">
          <w:rPr>
            <w:rFonts w:ascii="Arial" w:eastAsia="Times New Roman" w:hAnsi="Arial" w:cs="Arial"/>
            <w:sz w:val="20"/>
            <w:szCs w:val="20"/>
          </w:rPr>
          <w:t xml:space="preserve">under normal environmental conditions, but B) lack </w:t>
        </w:r>
      </w:ins>
      <w:ins w:id="26" w:author="Microsoft Office User" w:date="2023-12-13T10:54:00Z">
        <w:r w:rsidR="0093644C">
          <w:rPr>
            <w:rFonts w:ascii="Arial" w:eastAsia="Times New Roman" w:hAnsi="Arial" w:cs="Arial"/>
            <w:sz w:val="20"/>
            <w:szCs w:val="20"/>
          </w:rPr>
          <w:t xml:space="preserve">the ecological, structural or immunological response(s) to pathogen invasion </w:t>
        </w:r>
      </w:ins>
      <w:ins w:id="27" w:author="Microsoft Office User" w:date="2023-12-13T10:55:00Z">
        <w:r w:rsidR="0093644C">
          <w:rPr>
            <w:rFonts w:ascii="Arial" w:eastAsia="Times New Roman" w:hAnsi="Arial" w:cs="Arial"/>
            <w:sz w:val="20"/>
            <w:szCs w:val="20"/>
          </w:rPr>
          <w:t>under stressful environmental conditions, increasing disease susceptibility</w:t>
        </w:r>
      </w:ins>
      <w:ins w:id="28" w:author="Microsoft Office User" w:date="2023-12-13T10:58:00Z">
        <w:r w:rsidR="0093644C">
          <w:rPr>
            <w:rFonts w:ascii="Arial" w:eastAsia="Times New Roman" w:hAnsi="Arial" w:cs="Arial"/>
            <w:sz w:val="20"/>
            <w:szCs w:val="20"/>
          </w:rPr>
          <w:t xml:space="preserve"> </w:t>
        </w:r>
      </w:ins>
      <w:ins w:id="29" w:author="Microsoft Office User" w:date="2023-12-19T14:41:00Z">
        <w:r w:rsidR="00DF71E5">
          <w:rPr>
            <w:rFonts w:ascii="Arial" w:eastAsia="Times New Roman" w:hAnsi="Arial" w:cs="Arial"/>
            <w:sz w:val="20"/>
            <w:szCs w:val="20"/>
          </w:rPr>
          <w:t>in comparison</w:t>
        </w:r>
      </w:ins>
      <w:ins w:id="30" w:author="Microsoft Office User" w:date="2023-12-13T10:58:00Z">
        <w:r w:rsidR="0093644C">
          <w:rPr>
            <w:rFonts w:ascii="Arial" w:eastAsia="Times New Roman" w:hAnsi="Arial" w:cs="Arial"/>
            <w:sz w:val="20"/>
            <w:szCs w:val="20"/>
          </w:rPr>
          <w:t xml:space="preserve"> to corals with diverse microbiomes</w:t>
        </w:r>
      </w:ins>
      <w:ins w:id="31" w:author="Microsoft Office User" w:date="2023-12-13T10:59:00Z">
        <w:r w:rsidR="0093644C">
          <w:rPr>
            <w:rFonts w:ascii="Arial" w:eastAsia="Times New Roman" w:hAnsi="Arial" w:cs="Arial"/>
            <w:sz w:val="20"/>
            <w:szCs w:val="20"/>
          </w:rPr>
          <w:t xml:space="preserve"> (bottom panel)</w:t>
        </w:r>
      </w:ins>
      <w:ins w:id="32" w:author="Microsoft Office User" w:date="2023-12-13T10:58:00Z">
        <w:r w:rsidR="0093644C">
          <w:rPr>
            <w:rFonts w:ascii="Arial" w:eastAsia="Times New Roman" w:hAnsi="Arial" w:cs="Arial"/>
            <w:sz w:val="20"/>
            <w:szCs w:val="20"/>
          </w:rPr>
          <w:t>.</w:t>
        </w:r>
      </w:ins>
    </w:p>
    <w:sectPr w:rsidR="00270945" w:rsidRPr="0093644C" w:rsidSect="00961490">
      <w:headerReference w:type="default" r:id="rId20"/>
      <w:footerReference w:type="default" r:id="rId21"/>
      <w:type w:val="continuous"/>
      <w:pgSz w:w="12240" w:h="15840"/>
      <w:pgMar w:top="1440" w:right="1800" w:bottom="1440" w:left="1800" w:header="720" w:footer="720" w:gutter="0"/>
      <w:lnNumType w:countBy="1" w:restart="continuous"/>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icrosoft Office User" w:date="2023-07-10T11:37:00Z" w:initials="MOU">
    <w:p w14:paraId="1D1EECC3" w14:textId="77777777" w:rsidR="007141C2" w:rsidRDefault="007141C2">
      <w:pPr>
        <w:pStyle w:val="CommentText"/>
      </w:pPr>
      <w:r>
        <w:rPr>
          <w:rStyle w:val="CommentReference"/>
        </w:rPr>
        <w:annotationRef/>
      </w:r>
      <w:r>
        <w:t>Nature Eco Evo word limit 3500</w:t>
      </w:r>
    </w:p>
    <w:p w14:paraId="1AACB836" w14:textId="77777777" w:rsidR="007141C2" w:rsidRDefault="007141C2">
      <w:pPr>
        <w:pStyle w:val="CommentText"/>
      </w:pPr>
    </w:p>
    <w:p w14:paraId="41D320A3"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Main text – up to 3,500 words, excluding abstract, Methods, references and figure legends.</w:t>
      </w:r>
    </w:p>
    <w:p w14:paraId="5B97EA59"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Abstract – up to 200 words, unreferenced. </w:t>
      </w:r>
    </w:p>
    <w:p w14:paraId="6E065011"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Display items – up to 6 items (figures and/or tables). </w:t>
      </w:r>
    </w:p>
    <w:p w14:paraId="033A800F"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Extended Data – up to 10 items (figures and/or tables, linked from the main text in the html version of the paper).</w:t>
      </w:r>
    </w:p>
    <w:p w14:paraId="764F77DE"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Article should be divided as follows: </w:t>
      </w:r>
    </w:p>
    <w:p w14:paraId="61B6773C" w14:textId="77777777" w:rsidR="007141C2" w:rsidRPr="007141C2" w:rsidRDefault="007141C2" w:rsidP="007141C2">
      <w:pPr>
        <w:numPr>
          <w:ilvl w:val="1"/>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Introduction (without heading, up to 500 words of referenced text on the background of the work) </w:t>
      </w:r>
    </w:p>
    <w:p w14:paraId="300925D2" w14:textId="77777777" w:rsidR="007141C2" w:rsidRPr="007141C2" w:rsidRDefault="007141C2" w:rsidP="007141C2">
      <w:pPr>
        <w:numPr>
          <w:ilvl w:val="1"/>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Results (concise, focused account of the findings)</w:t>
      </w:r>
    </w:p>
    <w:p w14:paraId="69FCA7C7" w14:textId="77777777" w:rsidR="007141C2" w:rsidRPr="007141C2" w:rsidRDefault="007141C2" w:rsidP="007141C2">
      <w:pPr>
        <w:numPr>
          <w:ilvl w:val="1"/>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Discussion</w:t>
      </w:r>
    </w:p>
    <w:p w14:paraId="1CBD69DE" w14:textId="77777777" w:rsidR="007141C2" w:rsidRPr="007141C2" w:rsidRDefault="007141C2" w:rsidP="007141C2">
      <w:pPr>
        <w:numPr>
          <w:ilvl w:val="1"/>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Online Methods. ​</w:t>
      </w:r>
    </w:p>
    <w:p w14:paraId="299324B2"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Results and Methods should be divided by topical subheadings; the Discussion does not contain subheadings.</w:t>
      </w:r>
    </w:p>
    <w:p w14:paraId="0CF3793D"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References – as a guideline, we typically recommend up to 50.</w:t>
      </w:r>
    </w:p>
    <w:p w14:paraId="737ED1F4"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Articles include received/accepted dates. </w:t>
      </w:r>
    </w:p>
    <w:p w14:paraId="634971B4"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Articles may be accompanied by supplementary information. </w:t>
      </w:r>
    </w:p>
    <w:p w14:paraId="139BEE2B"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Articles are peer reviewed.</w:t>
      </w:r>
    </w:p>
    <w:p w14:paraId="57A8A092" w14:textId="4170930D" w:rsidR="007141C2" w:rsidRDefault="007141C2">
      <w:pPr>
        <w:pStyle w:val="CommentText"/>
      </w:pPr>
    </w:p>
  </w:comment>
  <w:comment w:id="3" w:author="Microsoft Office User" w:date="2023-08-09T12:09:00Z" w:initials="MOU">
    <w:p w14:paraId="2748C298" w14:textId="77777777" w:rsidR="00D44B56" w:rsidRDefault="00D44B56" w:rsidP="00FC72F4">
      <w:r>
        <w:rPr>
          <w:rStyle w:val="CommentReference"/>
        </w:rPr>
        <w:annotationRef/>
      </w:r>
      <w:r>
        <w:rPr>
          <w:rFonts w:ascii="Times New Roman" w:eastAsia="Times New Roman" w:hAnsi="Times New Roman" w:cs="Times New Roman"/>
          <w:color w:val="000000"/>
          <w:sz w:val="20"/>
          <w:szCs w:val="20"/>
        </w:rPr>
        <w:t xml:space="preserve">Maybe I am blind but I can’t find these formatting instructions anywhere on the website! It does say for initial submission that formatting is not taken into account: </w:t>
      </w:r>
      <w:hyperlink r:id="rId1" w:history="1">
        <w:r w:rsidRPr="00FC72F4">
          <w:rPr>
            <w:rStyle w:val="Hyperlink"/>
            <w:rFonts w:ascii="Times New Roman" w:eastAsia="Times New Roman" w:hAnsi="Times New Roman" w:cs="Times New Roman"/>
            <w:sz w:val="20"/>
            <w:szCs w:val="20"/>
          </w:rPr>
          <w:t>https://www.nature.com/natecolevol/submission-guidelines/initial-formatting</w:t>
        </w:r>
      </w:hyperlink>
    </w:p>
    <w:p w14:paraId="2D5E136B" w14:textId="77777777" w:rsidR="00D44B56" w:rsidRDefault="00D44B56" w:rsidP="00FC72F4"/>
    <w:p w14:paraId="0D1BAD51" w14:textId="77777777" w:rsidR="00D44B56" w:rsidRDefault="00D44B56" w:rsidP="00FC72F4">
      <w:r>
        <w:rPr>
          <w:rFonts w:ascii="Times New Roman" w:eastAsia="Times New Roman" w:hAnsi="Times New Roman" w:cs="Times New Roman"/>
          <w:color w:val="000000"/>
          <w:sz w:val="20"/>
          <w:szCs w:val="20"/>
        </w:rPr>
        <w:t xml:space="preserve">This is the page for formatting once accepted, which also doesn't outline word counts, etc: </w:t>
      </w:r>
      <w:hyperlink r:id="rId2" w:history="1">
        <w:r w:rsidRPr="00FC72F4">
          <w:rPr>
            <w:rStyle w:val="Hyperlink"/>
            <w:rFonts w:ascii="Times New Roman" w:eastAsia="Times New Roman" w:hAnsi="Times New Roman" w:cs="Times New Roman"/>
            <w:sz w:val="20"/>
            <w:szCs w:val="20"/>
          </w:rPr>
          <w:t>https://www.nature.com/natecolevol/submission-guidelines/aip-and-formatting</w:t>
        </w:r>
      </w:hyperlink>
    </w:p>
    <w:p w14:paraId="79D4ADCD" w14:textId="77777777" w:rsidR="00D44B56" w:rsidRDefault="00D44B56" w:rsidP="00FC72F4"/>
    <w:p w14:paraId="73EC89AC" w14:textId="77777777" w:rsidR="00D44B56" w:rsidRDefault="00D44B56" w:rsidP="00FC72F4"/>
  </w:comment>
  <w:comment w:id="4" w:author="Microsoft Office User" w:date="2023-10-16T17:56:00Z" w:initials="MOU">
    <w:p w14:paraId="680C4B10" w14:textId="77777777" w:rsidR="003179B0" w:rsidRDefault="003179B0" w:rsidP="00EF60B0">
      <w:r>
        <w:rPr>
          <w:rStyle w:val="CommentReference"/>
        </w:rPr>
        <w:annotationRef/>
      </w:r>
      <w:r>
        <w:rPr>
          <w:rFonts w:ascii="Times New Roman" w:eastAsia="Times New Roman" w:hAnsi="Times New Roman" w:cs="Times New Roman"/>
          <w:color w:val="000000"/>
          <w:sz w:val="20"/>
          <w:szCs w:val="20"/>
        </w:rPr>
        <w:t>Update results in supplementary information</w:t>
      </w:r>
    </w:p>
  </w:comment>
  <w:comment w:id="5" w:author="Microsoft Office User" w:date="2023-08-09T11:58:00Z" w:initials="MOU">
    <w:p w14:paraId="08B9D324" w14:textId="77777777" w:rsidR="00D44B56" w:rsidRDefault="00D44B56" w:rsidP="00581883">
      <w:r>
        <w:rPr>
          <w:rStyle w:val="CommentReference"/>
        </w:rPr>
        <w:annotationRef/>
      </w:r>
      <w:r>
        <w:rPr>
          <w:rFonts w:ascii="Times New Roman" w:eastAsia="Times New Roman" w:hAnsi="Times New Roman" w:cs="Times New Roman"/>
          <w:color w:val="000000"/>
          <w:sz w:val="20"/>
          <w:szCs w:val="20"/>
        </w:rPr>
        <w:t>I assume we are going to add in our bubble/triangle plot for this too?</w:t>
      </w:r>
    </w:p>
  </w:comment>
  <w:comment w:id="6" w:author="Microsoft Office User" w:date="2023-08-09T12:02:00Z" w:initials="MOU">
    <w:p w14:paraId="2B8616C5" w14:textId="77777777" w:rsidR="00D44B56" w:rsidRDefault="00D44B56" w:rsidP="00B93C3B">
      <w:r>
        <w:rPr>
          <w:rStyle w:val="CommentReference"/>
        </w:rPr>
        <w:annotationRef/>
      </w:r>
      <w:r>
        <w:rPr>
          <w:rFonts w:ascii="Times New Roman" w:eastAsia="Times New Roman" w:hAnsi="Times New Roman" w:cs="Times New Roman"/>
          <w:color w:val="000000"/>
          <w:sz w:val="20"/>
          <w:szCs w:val="20"/>
        </w:rPr>
        <w:t>Nat EvoEco does not require any specific formatting for initial submission, and other published papers have combined results/discussion. Since our results section is already heavily discussion maybe we can leave the formatting similar to what we had for PNAS? Or we can title this section a little more relevant - like “potential mechanisms of microbially-mediated tradeoffs in corals”</w:t>
      </w:r>
    </w:p>
  </w:comment>
  <w:comment w:id="7" w:author="Microsoft Office User" w:date="2023-08-09T11:48:00Z" w:initials="MOU">
    <w:p w14:paraId="1243814D" w14:textId="1CC2A7B2" w:rsidR="00D44B56" w:rsidRDefault="00D44B56" w:rsidP="00B86E33">
      <w:r>
        <w:rPr>
          <w:rStyle w:val="CommentReference"/>
        </w:rPr>
        <w:annotationRef/>
      </w:r>
      <w:r>
        <w:rPr>
          <w:rFonts w:ascii="Times New Roman" w:eastAsia="Times New Roman" w:hAnsi="Times New Roman" w:cs="Times New Roman"/>
          <w:color w:val="000000"/>
          <w:sz w:val="20"/>
          <w:szCs w:val="20"/>
        </w:rPr>
        <w:t xml:space="preserve">I think that the section that was removed here on placing the context of this work with restoration/remediation is actually quite important, especially if we are going for Nat EcoEvo. Their aims &amp; scope are clear about including information relevant to policy makers, and conservation. Read here: </w:t>
      </w:r>
      <w:hyperlink r:id="rId3" w:history="1">
        <w:r w:rsidRPr="00B86E33">
          <w:rPr>
            <w:rStyle w:val="Hyperlink"/>
            <w:rFonts w:ascii="Times New Roman" w:eastAsia="Times New Roman" w:hAnsi="Times New Roman" w:cs="Times New Roman"/>
            <w:sz w:val="20"/>
            <w:szCs w:val="20"/>
          </w:rPr>
          <w:t>https://www.nature.com/natecolevol/aims</w:t>
        </w:r>
      </w:hyperlink>
    </w:p>
    <w:p w14:paraId="6C272F50" w14:textId="77777777" w:rsidR="00D44B56" w:rsidRDefault="00D44B56" w:rsidP="00B86E33"/>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A8A092" w15:done="0"/>
  <w15:commentEx w15:paraId="73EC89AC" w15:paraIdParent="57A8A092" w15:done="0"/>
  <w15:commentEx w15:paraId="680C4B10" w15:done="0"/>
  <w15:commentEx w15:paraId="08B9D324" w15:done="0"/>
  <w15:commentEx w15:paraId="2B8616C5" w15:done="0"/>
  <w15:commentEx w15:paraId="6C272F5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566BF5" w16cex:dateUtc="2023-07-10T18:37:00Z"/>
  <w16cex:commentExtensible w16cex:durableId="287E006B" w16cex:dateUtc="2023-08-09T11:09:00Z"/>
  <w16cex:commentExtensible w16cex:durableId="4179D47A" w16cex:dateUtc="2023-10-16T16:56:00Z"/>
  <w16cex:commentExtensible w16cex:durableId="287DFDF4" w16cex:dateUtc="2023-08-09T10:58:00Z"/>
  <w16cex:commentExtensible w16cex:durableId="287DFEE4" w16cex:dateUtc="2023-08-09T11:02:00Z"/>
  <w16cex:commentExtensible w16cex:durableId="287DFBA5" w16cex:dateUtc="2023-08-09T10: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A8A092" w16cid:durableId="28566BF5"/>
  <w16cid:commentId w16cid:paraId="73EC89AC" w16cid:durableId="287E006B"/>
  <w16cid:commentId w16cid:paraId="680C4B10" w16cid:durableId="4179D47A"/>
  <w16cid:commentId w16cid:paraId="08B9D324" w16cid:durableId="287DFDF4"/>
  <w16cid:commentId w16cid:paraId="2B8616C5" w16cid:durableId="287DFEE4"/>
  <w16cid:commentId w16cid:paraId="6C272F50" w16cid:durableId="287DFBA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021CB5" w14:textId="77777777" w:rsidR="00152711" w:rsidRDefault="00152711">
      <w:pPr>
        <w:spacing w:after="0"/>
      </w:pPr>
      <w:r>
        <w:separator/>
      </w:r>
    </w:p>
  </w:endnote>
  <w:endnote w:type="continuationSeparator" w:id="0">
    <w:p w14:paraId="2CE19F28" w14:textId="77777777" w:rsidR="00152711" w:rsidRDefault="0015271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6DBF2" w14:textId="77777777" w:rsidR="00152711" w:rsidRDefault="00152711">
      <w:pPr>
        <w:spacing w:after="0"/>
      </w:pPr>
      <w:r>
        <w:separator/>
      </w:r>
    </w:p>
  </w:footnote>
  <w:footnote w:type="continuationSeparator" w:id="0">
    <w:p w14:paraId="1B50DB9A" w14:textId="77777777" w:rsidR="00152711" w:rsidRDefault="0015271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733D92"/>
    <w:multiLevelType w:val="multilevel"/>
    <w:tmpl w:val="88025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1557196">
    <w:abstractNumId w:val="0"/>
  </w:num>
  <w:num w:numId="2" w16cid:durableId="2071993932">
    <w:abstractNumId w:val="1"/>
  </w:num>
  <w:num w:numId="3" w16cid:durableId="8272155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245B5"/>
    <w:rsid w:val="000C3044"/>
    <w:rsid w:val="000E3957"/>
    <w:rsid w:val="000F0E29"/>
    <w:rsid w:val="00152711"/>
    <w:rsid w:val="001918C4"/>
    <w:rsid w:val="001E011D"/>
    <w:rsid w:val="0023358D"/>
    <w:rsid w:val="0023715A"/>
    <w:rsid w:val="00246861"/>
    <w:rsid w:val="0025566D"/>
    <w:rsid w:val="00270945"/>
    <w:rsid w:val="002A7053"/>
    <w:rsid w:val="002B2848"/>
    <w:rsid w:val="002F3DA0"/>
    <w:rsid w:val="003038DA"/>
    <w:rsid w:val="003179B0"/>
    <w:rsid w:val="00333F4D"/>
    <w:rsid w:val="003343E2"/>
    <w:rsid w:val="003830A5"/>
    <w:rsid w:val="00384E59"/>
    <w:rsid w:val="003D7494"/>
    <w:rsid w:val="00474D11"/>
    <w:rsid w:val="004768C8"/>
    <w:rsid w:val="00483D1D"/>
    <w:rsid w:val="004B135C"/>
    <w:rsid w:val="005A78D5"/>
    <w:rsid w:val="005B141A"/>
    <w:rsid w:val="005C7DD7"/>
    <w:rsid w:val="00612F57"/>
    <w:rsid w:val="00623869"/>
    <w:rsid w:val="006663CE"/>
    <w:rsid w:val="006B5D26"/>
    <w:rsid w:val="007141C2"/>
    <w:rsid w:val="007527BE"/>
    <w:rsid w:val="007B22A3"/>
    <w:rsid w:val="00831F35"/>
    <w:rsid w:val="00877DFA"/>
    <w:rsid w:val="008E6DB8"/>
    <w:rsid w:val="00904FBD"/>
    <w:rsid w:val="0093644C"/>
    <w:rsid w:val="00961490"/>
    <w:rsid w:val="00980C22"/>
    <w:rsid w:val="009A6B1B"/>
    <w:rsid w:val="009E04D5"/>
    <w:rsid w:val="009F66BE"/>
    <w:rsid w:val="00A1401C"/>
    <w:rsid w:val="00A53343"/>
    <w:rsid w:val="00A635A9"/>
    <w:rsid w:val="00A71BED"/>
    <w:rsid w:val="00A84FF9"/>
    <w:rsid w:val="00A85CC3"/>
    <w:rsid w:val="00AB043D"/>
    <w:rsid w:val="00AE60EF"/>
    <w:rsid w:val="00B30924"/>
    <w:rsid w:val="00B4169B"/>
    <w:rsid w:val="00B9147E"/>
    <w:rsid w:val="00BB6DA8"/>
    <w:rsid w:val="00C059B3"/>
    <w:rsid w:val="00C97AF8"/>
    <w:rsid w:val="00CB5B28"/>
    <w:rsid w:val="00D44B56"/>
    <w:rsid w:val="00DB72A3"/>
    <w:rsid w:val="00DC6835"/>
    <w:rsid w:val="00DF48AE"/>
    <w:rsid w:val="00DF71E5"/>
    <w:rsid w:val="00E01958"/>
    <w:rsid w:val="00E6133D"/>
    <w:rsid w:val="00EB02BE"/>
    <w:rsid w:val="00EF39F7"/>
    <w:rsid w:val="00F126FF"/>
    <w:rsid w:val="00F649EE"/>
    <w:rsid w:val="00F7786C"/>
    <w:rsid w:val="00F839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961490"/>
    <w:rPr>
      <w:color w:val="605E5C"/>
      <w:shd w:val="clear" w:color="auto" w:fill="E1DFDD"/>
    </w:rPr>
  </w:style>
  <w:style w:type="character" w:customStyle="1" w:styleId="highwire-cite-metadata-journal">
    <w:name w:val="highwire-cite-metadata-journal"/>
    <w:basedOn w:val="DefaultParagraphFont"/>
    <w:rsid w:val="00961490"/>
  </w:style>
  <w:style w:type="character" w:customStyle="1" w:styleId="highwire-cite-metadata-pages">
    <w:name w:val="highwire-cite-metadata-pages"/>
    <w:basedOn w:val="DefaultParagraphFont"/>
    <w:rsid w:val="00961490"/>
  </w:style>
  <w:style w:type="paragraph" w:styleId="Header">
    <w:name w:val="header"/>
    <w:basedOn w:val="Normal"/>
    <w:link w:val="HeaderChar"/>
    <w:uiPriority w:val="99"/>
    <w:unhideWhenUsed/>
    <w:rsid w:val="00961490"/>
    <w:pPr>
      <w:tabs>
        <w:tab w:val="center" w:pos="4680"/>
        <w:tab w:val="right" w:pos="9360"/>
      </w:tabs>
      <w:spacing w:after="0"/>
    </w:pPr>
  </w:style>
  <w:style w:type="character" w:customStyle="1" w:styleId="HeaderChar">
    <w:name w:val="Header Char"/>
    <w:basedOn w:val="DefaultParagraphFont"/>
    <w:link w:val="Header"/>
    <w:uiPriority w:val="99"/>
    <w:rsid w:val="00961490"/>
  </w:style>
  <w:style w:type="paragraph" w:styleId="Footer">
    <w:name w:val="footer"/>
    <w:basedOn w:val="Normal"/>
    <w:link w:val="FooterChar"/>
    <w:uiPriority w:val="99"/>
    <w:unhideWhenUsed/>
    <w:rsid w:val="00961490"/>
    <w:pPr>
      <w:tabs>
        <w:tab w:val="center" w:pos="4680"/>
        <w:tab w:val="right" w:pos="9360"/>
      </w:tabs>
      <w:spacing w:after="0"/>
    </w:pPr>
  </w:style>
  <w:style w:type="character" w:customStyle="1" w:styleId="FooterChar">
    <w:name w:val="Footer Char"/>
    <w:basedOn w:val="DefaultParagraphFont"/>
    <w:link w:val="Footer"/>
    <w:uiPriority w:val="99"/>
    <w:rsid w:val="00961490"/>
  </w:style>
  <w:style w:type="character" w:styleId="LineNumber">
    <w:name w:val="line number"/>
    <w:basedOn w:val="DefaultParagraphFont"/>
    <w:uiPriority w:val="99"/>
    <w:semiHidden/>
    <w:unhideWhenUsed/>
    <w:rsid w:val="00961490"/>
  </w:style>
  <w:style w:type="paragraph" w:styleId="Revision">
    <w:name w:val="Revision"/>
    <w:hidden/>
    <w:uiPriority w:val="99"/>
    <w:semiHidden/>
    <w:rsid w:val="007141C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2114936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nature.com/natecolevol/aims" TargetMode="External"/><Relationship Id="rId2" Type="http://schemas.openxmlformats.org/officeDocument/2006/relationships/hyperlink" Target="https://www.nature.com/natecolevol/submission-guidelines/aip-and-formatting" TargetMode="External"/><Relationship Id="rId1" Type="http://schemas.openxmlformats.org/officeDocument/2006/relationships/hyperlink" Target="https://www.nature.com/natecolevol/submission-guidelines/initial-formatting"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xxxxx@xxxx.xxx" TargetMode="External"/><Relationship Id="rId13" Type="http://schemas.openxmlformats.org/officeDocument/2006/relationships/hyperlink" Target="https://frrp.org/"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i.org/10.1101/2021.02.23.431501" TargetMode="External"/><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doi.org/10.1101/2023.04.26.538298"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22</Pages>
  <Words>10112</Words>
  <Characters>57640</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67617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Microsoft Office User</cp:lastModifiedBy>
  <cp:revision>14</cp:revision>
  <dcterms:created xsi:type="dcterms:W3CDTF">2023-07-10T18:37:00Z</dcterms:created>
  <dcterms:modified xsi:type="dcterms:W3CDTF">2024-01-09T11:50:00Z</dcterms:modified>
</cp:coreProperties>
</file>