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C82ECC7"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 2</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3,4</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D44B56">
        <w:rPr>
          <w:rFonts w:ascii="Arial" w:eastAsia="Times New Roman" w:hAnsi="Arial" w:cs="Arial"/>
          <w:sz w:val="20"/>
          <w:szCs w:val="20"/>
          <w:vertAlign w:val="superscript"/>
        </w:rPr>
        <w:t>6</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7</w:t>
      </w:r>
      <w:r w:rsidRPr="00246861">
        <w:rPr>
          <w:rFonts w:ascii="Arial" w:eastAsia="Times New Roman" w:hAnsi="Arial" w:cs="Arial"/>
          <w:sz w:val="20"/>
          <w:szCs w:val="20"/>
        </w:rPr>
        <w:t>, Dylan Sonett</w:t>
      </w:r>
      <w:r w:rsidR="00D44B56">
        <w:rPr>
          <w:rFonts w:ascii="Arial" w:eastAsia="Times New Roman" w:hAnsi="Arial" w:cs="Arial"/>
          <w:sz w:val="20"/>
          <w:szCs w:val="20"/>
          <w:vertAlign w:val="superscript"/>
        </w:rPr>
        <w:t>8</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D44B56">
        <w:rPr>
          <w:rFonts w:ascii="Arial" w:eastAsia="Times New Roman" w:hAnsi="Arial" w:cs="Arial"/>
          <w:sz w:val="20"/>
          <w:szCs w:val="20"/>
          <w:vertAlign w:val="superscript"/>
        </w:rPr>
        <w:t>9</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10</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1</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D44B56">
        <w:rPr>
          <w:rFonts w:ascii="Arial" w:eastAsia="Times New Roman" w:hAnsi="Arial" w:cs="Arial"/>
          <w:sz w:val="20"/>
          <w:szCs w:val="20"/>
          <w:vertAlign w:val="superscript"/>
        </w:rPr>
        <w:t>9</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D44B56">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P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49EDFAB" w14:textId="4DFECC05"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00961490" w:rsidRPr="00961490">
        <w:rPr>
          <w:rFonts w:ascii="Arial" w:eastAsia="Times New Roman" w:hAnsi="Arial" w:cs="Arial"/>
          <w:i/>
          <w:sz w:val="19"/>
          <w:szCs w:val="19"/>
        </w:rPr>
        <w:t>Department of Ecology and Evolutionary Biology, University of California, Irvine, CA 92697, USA</w:t>
      </w:r>
    </w:p>
    <w:p w14:paraId="37B92EDC" w14:textId="0736B97E" w:rsidR="00961490" w:rsidRPr="00961490" w:rsidRDefault="00D44B56"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1800C59B" w:rsidR="00961490" w:rsidRPr="00961490" w:rsidRDefault="00D44B56"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159B42F7"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310CE51B"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961490" w:rsidRPr="00961490">
        <w:rPr>
          <w:rFonts w:ascii="Arial" w:eastAsia="Times New Roman" w:hAnsi="Arial" w:cs="Arial"/>
          <w:i/>
          <w:sz w:val="19"/>
          <w:szCs w:val="19"/>
        </w:rPr>
        <w:t>School of Pharmacy, University of Washington, Seattle, WA 98195, USA</w:t>
      </w:r>
    </w:p>
    <w:p w14:paraId="7252E3A4" w14:textId="7C1D1FA3"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College of Science and Engineering, James Cook University, Townsville, Queensland 4811, Australia</w:t>
      </w:r>
    </w:p>
    <w:p w14:paraId="70F3FE1D" w14:textId="01F64156"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Australian Institute of Marine Science, Townsville, Queensland 4810, Australia</w:t>
      </w:r>
    </w:p>
    <w:p w14:paraId="5B68A255" w14:textId="56260B60"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1</w:t>
      </w:r>
      <w:r w:rsidRPr="00961490">
        <w:rPr>
          <w:rFonts w:ascii="Arial" w:eastAsia="Times New Roman" w:hAnsi="Arial" w:cs="Arial"/>
          <w:i/>
          <w:sz w:val="19"/>
          <w:szCs w:val="19"/>
        </w:rPr>
        <w:t>Scripps Institution of Oceanography, University of California, San Diego, La Jolla, CA 92093, USA</w:t>
      </w:r>
    </w:p>
    <w:p w14:paraId="58288433" w14:textId="13C85363"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2</w:t>
      </w:r>
      <w:r w:rsidRPr="00961490">
        <w:rPr>
          <w:rFonts w:ascii="Arial" w:eastAsia="Times New Roman" w:hAnsi="Arial" w:cs="Arial"/>
          <w:i/>
          <w:sz w:val="19"/>
          <w:szCs w:val="19"/>
        </w:rPr>
        <w:t>Center for Microbiome Innovation, University of California, San Diego, La Jolla, CA 92093, USA</w:t>
      </w:r>
    </w:p>
    <w:p w14:paraId="256472E5" w14:textId="73E42D6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3</w:t>
      </w:r>
      <w:r w:rsidRPr="00961490">
        <w:rPr>
          <w:rFonts w:ascii="Arial" w:eastAsia="Times New Roman" w:hAnsi="Arial" w:cs="Arial"/>
          <w:i/>
          <w:sz w:val="19"/>
          <w:szCs w:val="19"/>
        </w:rPr>
        <w:t>Department of Pediatrics, University of California, San Diego, La Jolla, CA 92093, USA</w:t>
      </w:r>
    </w:p>
    <w:p w14:paraId="199870EB" w14:textId="29C5DA05"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4</w:t>
      </w:r>
      <w:r w:rsidRPr="00961490">
        <w:rPr>
          <w:rFonts w:ascii="Arial" w:eastAsia="Times New Roman" w:hAnsi="Arial" w:cs="Arial"/>
          <w:i/>
          <w:sz w:val="19"/>
          <w:szCs w:val="19"/>
        </w:rPr>
        <w:t>Department of Computer Science &amp; Engineering, University of California, San Diego, La Jolla, CA 92093, USA</w:t>
      </w:r>
    </w:p>
    <w:p w14:paraId="0830A3EB" w14:textId="0DA0355F"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5</w:t>
      </w:r>
      <w:r w:rsidRPr="00961490">
        <w:rPr>
          <w:rFonts w:ascii="Arial" w:eastAsia="Times New Roman" w:hAnsi="Arial" w:cs="Arial"/>
          <w:i/>
          <w:sz w:val="19"/>
          <w:szCs w:val="19"/>
        </w:rPr>
        <w:t>Micronoma Inc., San Diego, La Jolla, CA 92121, USA</w:t>
      </w:r>
    </w:p>
    <w:p w14:paraId="4D0D18DB" w14:textId="02DA7899"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6</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8">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rFonts w:ascii="Arial" w:eastAsia="Times New Roman" w:hAnsi="Arial" w:cs="Arial"/>
          <w:sz w:val="20"/>
          <w:szCs w:val="20"/>
        </w:rPr>
      </w:pPr>
    </w:p>
    <w:p w14:paraId="062DCC49" w14:textId="77777777" w:rsidR="007141C2" w:rsidRDefault="007141C2" w:rsidP="00961490">
      <w:pPr>
        <w:contextualSpacing/>
        <w:rPr>
          <w:rFonts w:ascii="Arial" w:eastAsia="Times New Roman" w:hAnsi="Arial" w:cs="Arial"/>
          <w:sz w:val="20"/>
          <w:szCs w:val="20"/>
        </w:rPr>
      </w:pPr>
    </w:p>
    <w:p w14:paraId="7AC11EBF" w14:textId="3B4FBF2D" w:rsidR="007141C2" w:rsidRDefault="007141C2" w:rsidP="00961490">
      <w:pPr>
        <w:contextualSpacing/>
        <w:rPr>
          <w:rFonts w:ascii="Arial" w:eastAsia="Times New Roman" w:hAnsi="Arial" w:cs="Arial"/>
          <w:sz w:val="20"/>
          <w:szCs w:val="20"/>
        </w:rPr>
      </w:pPr>
      <w:r>
        <w:rPr>
          <w:rFonts w:ascii="Arial" w:eastAsia="Times New Roman" w:hAnsi="Arial" w:cs="Arial"/>
          <w:sz w:val="20"/>
          <w:szCs w:val="20"/>
        </w:rPr>
        <w:t>Abstract (200 words)</w:t>
      </w:r>
    </w:p>
    <w:p w14:paraId="275D7127" w14:textId="77777777" w:rsidR="007141C2" w:rsidRDefault="007141C2" w:rsidP="00961490">
      <w:pPr>
        <w:contextualSpacing/>
        <w:rPr>
          <w:rFonts w:ascii="Arial" w:eastAsia="Times New Roman" w:hAnsi="Arial" w:cs="Arial"/>
          <w:sz w:val="20"/>
          <w:szCs w:val="20"/>
        </w:rPr>
      </w:pPr>
    </w:p>
    <w:p w14:paraId="53AF2E71" w14:textId="732C7C78"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 xml:space="preserve">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abundances in coral tissue strongly correlated with high growth rates. These results demonstrate that the evolution of symbiosis</w:t>
      </w:r>
      <w:r>
        <w:rPr>
          <w:rFonts w:ascii="Arial" w:eastAsia="Times New Roman" w:hAnsi="Arial" w:cs="Arial"/>
          <w:sz w:val="20"/>
          <w:szCs w:val="20"/>
        </w:rPr>
        <w:t xml:space="preserve"> with </w:t>
      </w:r>
      <w:proofErr w:type="spellStart"/>
      <w:r w:rsidRPr="007141C2">
        <w:rPr>
          <w:rFonts w:ascii="Arial" w:eastAsia="Times New Roman" w:hAnsi="Arial" w:cs="Arial"/>
          <w:i/>
          <w:iCs/>
          <w:sz w:val="20"/>
          <w:szCs w:val="20"/>
        </w:rPr>
        <w:t>Endozoicomons</w:t>
      </w:r>
      <w:proofErr w:type="spellEnd"/>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6504ACD6" w14:textId="43378304"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
      <w:commentRangeStart w:id="3"/>
      <w:r w:rsidRPr="00980C22">
        <w:rPr>
          <w:rFonts w:ascii="Arial" w:hAnsi="Arial" w:cs="Arial"/>
          <w:b/>
          <w:color w:val="000000"/>
          <w:sz w:val="20"/>
          <w:szCs w:val="20"/>
        </w:rPr>
        <w:t>Text</w:t>
      </w:r>
      <w:commentRangeEnd w:id="2"/>
      <w:r w:rsidR="007141C2">
        <w:rPr>
          <w:rStyle w:val="CommentReference"/>
          <w:rFonts w:ascii="Times New Roman" w:eastAsia="Times New Roman" w:hAnsi="Times New Roman" w:cs="Times New Roman"/>
        </w:rPr>
        <w:commentReference w:id="2"/>
      </w:r>
      <w:commentRangeEnd w:id="3"/>
      <w:r w:rsidR="00D44B56">
        <w:rPr>
          <w:rStyle w:val="CommentReference"/>
          <w:rFonts w:ascii="Times New Roman" w:eastAsia="Times New Roman" w:hAnsi="Times New Roman" w:cs="Times New Roman"/>
        </w:rPr>
        <w:commentReference w:id="3"/>
      </w:r>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3">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0782298D" w14:textId="18F47743" w:rsidR="00961490" w:rsidDel="007141C2" w:rsidRDefault="00961490" w:rsidP="00961490">
      <w:pPr>
        <w:keepNext/>
        <w:pBdr>
          <w:top w:val="nil"/>
          <w:left w:val="nil"/>
          <w:bottom w:val="nil"/>
          <w:right w:val="nil"/>
          <w:between w:val="nil"/>
        </w:pBdr>
        <w:spacing w:before="240" w:after="60"/>
        <w:rPr>
          <w:del w:id="4" w:author="Microsoft Office User" w:date="2023-07-10T11:43:00Z"/>
          <w:rFonts w:ascii="Arial" w:hAnsi="Arial" w:cs="Arial"/>
          <w:b/>
          <w:color w:val="000000"/>
          <w:sz w:val="20"/>
          <w:szCs w:val="20"/>
        </w:rPr>
      </w:pPr>
      <w:del w:id="5" w:author="Microsoft Office User" w:date="2023-07-10T11:43:00Z">
        <w:r w:rsidRPr="00961490" w:rsidDel="007141C2">
          <w:rPr>
            <w:rFonts w:ascii="Arial" w:eastAsia="Times New Roman" w:hAnsi="Arial" w:cs="Arial"/>
            <w:b/>
            <w:sz w:val="20"/>
            <w:szCs w:val="20"/>
          </w:rPr>
          <w:delText xml:space="preserve">Microbiome richness and evenness do not predict disease susceptibility. </w:delText>
        </w:r>
        <w:r w:rsidRPr="00961490" w:rsidDel="007141C2">
          <w:rPr>
            <w:rFonts w:ascii="Arial" w:eastAsia="Times New Roman" w:hAnsi="Arial" w:cs="Arial"/>
            <w:sz w:val="20"/>
            <w:szCs w:val="20"/>
          </w:rPr>
          <w:delTex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0.004,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0.674, FDR q = 1; PGLS evenness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0.028,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0.274, FDR q = 1; Supplementary Data Table 3a). Some specific cases of coral genera with low microbiome richness and high disease susceptibility were identified (i.e., </w:delText>
        </w:r>
        <w:r w:rsidRPr="00961490" w:rsidDel="007141C2">
          <w:rPr>
            <w:rFonts w:ascii="Arial" w:eastAsia="Times New Roman" w:hAnsi="Arial" w:cs="Arial"/>
            <w:i/>
            <w:sz w:val="20"/>
            <w:szCs w:val="20"/>
          </w:rPr>
          <w:delText xml:space="preserve">Pocillopora, Acropora, </w:delText>
        </w:r>
        <w:r w:rsidRPr="00961490" w:rsidDel="007141C2">
          <w:rPr>
            <w:rFonts w:ascii="Arial" w:eastAsia="Times New Roman" w:hAnsi="Arial" w:cs="Arial"/>
            <w:sz w:val="20"/>
            <w:szCs w:val="20"/>
          </w:rPr>
          <w:delText xml:space="preserve">and </w:delText>
        </w:r>
        <w:r w:rsidRPr="00961490" w:rsidDel="007141C2">
          <w:rPr>
            <w:rFonts w:ascii="Arial" w:eastAsia="Times New Roman" w:hAnsi="Arial" w:cs="Arial"/>
            <w:i/>
            <w:sz w:val="20"/>
            <w:szCs w:val="20"/>
          </w:rPr>
          <w:delText>Montipora</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but there was no overall trend across all genera surveyed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2B). Thus, microbiome richness or evenness alone does not predict coral disease susceptibility.</w:delText>
        </w:r>
      </w:del>
    </w:p>
    <w:p w14:paraId="393C754A" w14:textId="2388C79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ins w:id="6" w:author="Microsoft Office User" w:date="2023-07-10T12:03:00Z">
        <w:r w:rsidR="007141C2" w:rsidRPr="007141C2">
          <w:rPr>
            <w:rFonts w:ascii="Arial" w:eastAsia="Times New Roman" w:hAnsi="Arial" w:cs="Arial"/>
            <w:bCs/>
            <w:sz w:val="20"/>
            <w:szCs w:val="20"/>
            <w:rPrChange w:id="7" w:author="Microsoft Office User" w:date="2023-07-10T12:04:00Z">
              <w:rPr>
                <w:rFonts w:ascii="Arial" w:eastAsia="Times New Roman" w:hAnsi="Arial" w:cs="Arial"/>
                <w:b/>
                <w:sz w:val="20"/>
                <w:szCs w:val="20"/>
              </w:rPr>
            </w:rPrChange>
          </w:rPr>
          <w:t>We</w:t>
        </w:r>
      </w:ins>
      <w:ins w:id="8" w:author="Microsoft Office User" w:date="2023-11-13T17:54:00Z">
        <w:r w:rsidR="002F3DA0">
          <w:rPr>
            <w:rFonts w:ascii="Arial" w:eastAsia="Times New Roman" w:hAnsi="Arial" w:cs="Arial"/>
            <w:bCs/>
            <w:sz w:val="20"/>
            <w:szCs w:val="20"/>
          </w:rPr>
          <w:t xml:space="preserve"> visualized </w:t>
        </w:r>
      </w:ins>
      <w:ins w:id="9" w:author="Microsoft Office User" w:date="2023-11-13T17:57:00Z">
        <w:r w:rsidR="002F3DA0">
          <w:rPr>
            <w:rFonts w:ascii="Arial" w:eastAsia="Times New Roman" w:hAnsi="Arial" w:cs="Arial"/>
            <w:bCs/>
            <w:sz w:val="20"/>
            <w:szCs w:val="20"/>
          </w:rPr>
          <w:t xml:space="preserve">the evolution of coral disease susceptibility and </w:t>
        </w:r>
      </w:ins>
      <w:ins w:id="10" w:author="Microsoft Office User" w:date="2023-11-13T17:54:00Z">
        <w:r w:rsidR="002F3DA0">
          <w:rPr>
            <w:rFonts w:ascii="Arial" w:eastAsia="Times New Roman" w:hAnsi="Arial" w:cs="Arial"/>
            <w:bCs/>
            <w:sz w:val="20"/>
            <w:szCs w:val="20"/>
          </w:rPr>
          <w:t xml:space="preserve">multiple measures of </w:t>
        </w:r>
      </w:ins>
      <w:ins w:id="11" w:author="Microsoft Office User" w:date="2023-11-13T17:55:00Z">
        <w:r w:rsidR="002F3DA0">
          <w:rPr>
            <w:rFonts w:ascii="Arial" w:eastAsia="Times New Roman" w:hAnsi="Arial" w:cs="Arial"/>
            <w:bCs/>
            <w:sz w:val="20"/>
            <w:szCs w:val="20"/>
          </w:rPr>
          <w:t>microbiome diversity using ancestral state reconstruction (Fig</w:t>
        </w:r>
      </w:ins>
      <w:ins w:id="12" w:author="Microsoft Office User" w:date="2023-11-13T17:56:00Z">
        <w:r w:rsidR="002F3DA0">
          <w:rPr>
            <w:rFonts w:ascii="Arial" w:eastAsia="Times New Roman" w:hAnsi="Arial" w:cs="Arial"/>
            <w:bCs/>
            <w:sz w:val="20"/>
            <w:szCs w:val="20"/>
          </w:rPr>
          <w:t>s S</w:t>
        </w:r>
      </w:ins>
      <w:ins w:id="13" w:author="Microsoft Office User" w:date="2023-11-13T17:55:00Z">
        <w:r w:rsidR="002F3DA0">
          <w:rPr>
            <w:rFonts w:ascii="Arial" w:eastAsia="Times New Roman" w:hAnsi="Arial" w:cs="Arial"/>
            <w:bCs/>
            <w:sz w:val="20"/>
            <w:szCs w:val="20"/>
          </w:rPr>
          <w:t>1</w:t>
        </w:r>
      </w:ins>
      <w:ins w:id="14" w:author="Microsoft Office User" w:date="2023-11-13T17:56:00Z">
        <w:r w:rsidR="002F3DA0">
          <w:rPr>
            <w:rFonts w:ascii="Arial" w:eastAsia="Times New Roman" w:hAnsi="Arial" w:cs="Arial"/>
            <w:bCs/>
            <w:sz w:val="20"/>
            <w:szCs w:val="20"/>
          </w:rPr>
          <w:t xml:space="preserve"> &amp; S2)</w:t>
        </w:r>
      </w:ins>
      <w:ins w:id="15" w:author="Microsoft Office User" w:date="2023-11-13T17:57:00Z">
        <w:r w:rsidR="002F3DA0">
          <w:rPr>
            <w:rFonts w:ascii="Arial" w:eastAsia="Times New Roman" w:hAnsi="Arial" w:cs="Arial"/>
            <w:bCs/>
            <w:sz w:val="20"/>
            <w:szCs w:val="20"/>
          </w:rPr>
          <w:t>, then</w:t>
        </w:r>
      </w:ins>
      <w:ins w:id="16" w:author="Microsoft Office User" w:date="2023-07-10T12:03:00Z">
        <w:r w:rsidR="007141C2" w:rsidRPr="007141C2">
          <w:rPr>
            <w:rFonts w:ascii="Arial" w:eastAsia="Times New Roman" w:hAnsi="Arial" w:cs="Arial"/>
            <w:bCs/>
            <w:sz w:val="20"/>
            <w:szCs w:val="20"/>
            <w:rPrChange w:id="17" w:author="Microsoft Office User" w:date="2023-07-10T12:04:00Z">
              <w:rPr>
                <w:rFonts w:ascii="Arial" w:eastAsia="Times New Roman" w:hAnsi="Arial" w:cs="Arial"/>
                <w:b/>
                <w:sz w:val="20"/>
                <w:szCs w:val="20"/>
              </w:rPr>
            </w:rPrChange>
          </w:rPr>
          <w:t xml:space="preserve"> tested whether microbial alpha or beta diversity correlated with disease susceptibility</w:t>
        </w:r>
      </w:ins>
      <w:ins w:id="18" w:author="Microsoft Office User" w:date="2023-11-13T17:58:00Z">
        <w:r w:rsidR="002F3DA0">
          <w:rPr>
            <w:rFonts w:ascii="Arial" w:eastAsia="Times New Roman" w:hAnsi="Arial" w:cs="Arial"/>
            <w:bCs/>
            <w:sz w:val="20"/>
            <w:szCs w:val="20"/>
          </w:rPr>
          <w:t xml:space="preserve"> using phylogenetic generalized least squares (PGLS). We </w:t>
        </w:r>
      </w:ins>
      <w:ins w:id="19" w:author="Microsoft Office User" w:date="2023-07-10T12:03:00Z">
        <w:r w:rsidR="007141C2" w:rsidRPr="007141C2">
          <w:rPr>
            <w:rFonts w:ascii="Arial" w:eastAsia="Times New Roman" w:hAnsi="Arial" w:cs="Arial"/>
            <w:bCs/>
            <w:sz w:val="20"/>
            <w:szCs w:val="20"/>
            <w:rPrChange w:id="20" w:author="Microsoft Office User" w:date="2023-07-10T12:04:00Z">
              <w:rPr>
                <w:rFonts w:ascii="Arial" w:eastAsia="Times New Roman" w:hAnsi="Arial" w:cs="Arial"/>
                <w:b/>
                <w:sz w:val="20"/>
                <w:szCs w:val="20"/>
              </w:rPr>
            </w:rPrChange>
          </w:rPr>
          <w:t>found</w:t>
        </w:r>
      </w:ins>
      <w:ins w:id="21" w:author="Microsoft Office User" w:date="2023-07-10T12:04:00Z">
        <w:r w:rsidR="007141C2">
          <w:rPr>
            <w:rFonts w:ascii="Arial" w:eastAsia="Times New Roman" w:hAnsi="Arial" w:cs="Arial"/>
            <w:bCs/>
            <w:sz w:val="20"/>
            <w:szCs w:val="20"/>
          </w:rPr>
          <w:t xml:space="preserve"> </w:t>
        </w:r>
      </w:ins>
      <w:ins w:id="22" w:author="Microsoft Office User" w:date="2023-07-10T12:05:00Z">
        <w:r w:rsidR="007141C2">
          <w:rPr>
            <w:rFonts w:ascii="Arial" w:eastAsia="Times New Roman" w:hAnsi="Arial" w:cs="Arial"/>
            <w:bCs/>
            <w:sz w:val="20"/>
            <w:szCs w:val="20"/>
          </w:rPr>
          <w:t>no evidence for an effect of</w:t>
        </w:r>
      </w:ins>
      <w:ins w:id="23" w:author="Microsoft Office User" w:date="2023-07-10T12:08:00Z">
        <w:r w:rsidR="007141C2">
          <w:rPr>
            <w:rFonts w:ascii="Arial" w:eastAsia="Times New Roman" w:hAnsi="Arial" w:cs="Arial"/>
            <w:bCs/>
            <w:sz w:val="20"/>
            <w:szCs w:val="20"/>
          </w:rPr>
          <w:t xml:space="preserve"> microbiome ecological richness or evenness (considered individually) on disease susceptibility</w:t>
        </w:r>
      </w:ins>
      <w:ins w:id="24" w:author="Microsoft Office User" w:date="2023-11-13T17:18:00Z">
        <w:r w:rsidR="00877DFA">
          <w:rPr>
            <w:rFonts w:ascii="Arial" w:eastAsia="Times New Roman" w:hAnsi="Arial" w:cs="Arial"/>
            <w:bCs/>
            <w:sz w:val="20"/>
            <w:szCs w:val="20"/>
          </w:rPr>
          <w:t xml:space="preserve"> (Supplementary Data Table 3)</w:t>
        </w:r>
      </w:ins>
      <w:ins w:id="25" w:author="Microsoft Office User" w:date="2023-07-10T12:07:00Z">
        <w:r w:rsidR="007141C2">
          <w:rPr>
            <w:rFonts w:ascii="Arial" w:eastAsia="Times New Roman" w:hAnsi="Arial" w:cs="Arial"/>
            <w:bCs/>
            <w:sz w:val="20"/>
            <w:szCs w:val="20"/>
          </w:rPr>
          <w:t>, and limited evidence for an effect of</w:t>
        </w:r>
      </w:ins>
      <w:ins w:id="26" w:author="Microsoft Office User" w:date="2023-07-10T12:08:00Z">
        <w:r w:rsidR="007141C2">
          <w:rPr>
            <w:rFonts w:ascii="Arial" w:eastAsia="Times New Roman" w:hAnsi="Arial" w:cs="Arial"/>
            <w:bCs/>
            <w:sz w:val="20"/>
            <w:szCs w:val="20"/>
          </w:rPr>
          <w:t xml:space="preserve"> microbiome composition</w:t>
        </w:r>
      </w:ins>
      <w:ins w:id="27" w:author="Microsoft Office User" w:date="2023-07-10T12:10:00Z">
        <w:r w:rsidR="007141C2">
          <w:rPr>
            <w:rFonts w:ascii="Arial" w:eastAsia="Times New Roman" w:hAnsi="Arial" w:cs="Arial"/>
            <w:bCs/>
            <w:sz w:val="20"/>
            <w:szCs w:val="20"/>
          </w:rPr>
          <w:t xml:space="preserve"> on disease susceptibility</w:t>
        </w:r>
      </w:ins>
      <w:ins w:id="28" w:author="Microsoft Office User" w:date="2023-07-10T12:08:00Z">
        <w:r w:rsidR="007141C2">
          <w:rPr>
            <w:rFonts w:ascii="Arial" w:eastAsia="Times New Roman" w:hAnsi="Arial" w:cs="Arial"/>
            <w:bCs/>
            <w:sz w:val="20"/>
            <w:szCs w:val="20"/>
          </w:rPr>
          <w:t xml:space="preserve"> (Supplementar</w:t>
        </w:r>
      </w:ins>
      <w:ins w:id="29" w:author="Microsoft Office User" w:date="2023-07-10T12:09:00Z">
        <w:r w:rsidR="007141C2">
          <w:rPr>
            <w:rFonts w:ascii="Arial" w:eastAsia="Times New Roman" w:hAnsi="Arial" w:cs="Arial"/>
            <w:bCs/>
            <w:sz w:val="20"/>
            <w:szCs w:val="20"/>
          </w:rPr>
          <w:t>y Information</w:t>
        </w:r>
      </w:ins>
      <w:ins w:id="30" w:author="Microsoft Office User" w:date="2023-10-16T17:54:00Z">
        <w:r w:rsidR="003179B0">
          <w:rPr>
            <w:rFonts w:ascii="Arial" w:eastAsia="Times New Roman" w:hAnsi="Arial" w:cs="Arial"/>
            <w:bCs/>
            <w:sz w:val="20"/>
            <w:szCs w:val="20"/>
          </w:rPr>
          <w:t xml:space="preserve">; Supplementary Data Table </w:t>
        </w:r>
      </w:ins>
      <w:ins w:id="31" w:author="Microsoft Office User" w:date="2023-11-13T17:18:00Z">
        <w:r w:rsidR="00877DFA">
          <w:rPr>
            <w:rFonts w:ascii="Arial" w:eastAsia="Times New Roman" w:hAnsi="Arial" w:cs="Arial"/>
            <w:bCs/>
            <w:sz w:val="20"/>
            <w:szCs w:val="20"/>
          </w:rPr>
          <w:t>4</w:t>
        </w:r>
      </w:ins>
      <w:ins w:id="32" w:author="Microsoft Office User" w:date="2023-07-10T12:09:00Z">
        <w:r w:rsidR="007141C2">
          <w:rPr>
            <w:rFonts w:ascii="Arial" w:eastAsia="Times New Roman" w:hAnsi="Arial" w:cs="Arial"/>
            <w:bCs/>
            <w:sz w:val="20"/>
            <w:szCs w:val="20"/>
          </w:rPr>
          <w:t>)</w:t>
        </w:r>
      </w:ins>
      <w:ins w:id="33" w:author="Microsoft Office User" w:date="2023-07-10T12:08:00Z">
        <w:r w:rsidR="007141C2">
          <w:rPr>
            <w:rFonts w:ascii="Arial" w:eastAsia="Times New Roman" w:hAnsi="Arial" w:cs="Arial"/>
            <w:bCs/>
            <w:sz w:val="20"/>
            <w:szCs w:val="20"/>
          </w:rPr>
          <w:t xml:space="preserve">. </w:t>
        </w:r>
      </w:ins>
      <w:ins w:id="34" w:author="Microsoft Office User" w:date="2023-07-10T12:10:00Z">
        <w:r w:rsidR="007141C2">
          <w:rPr>
            <w:rFonts w:ascii="Arial" w:eastAsia="Times New Roman" w:hAnsi="Arial" w:cs="Arial"/>
            <w:bCs/>
            <w:sz w:val="20"/>
            <w:szCs w:val="20"/>
          </w:rPr>
          <w:t xml:space="preserve">However, </w:t>
        </w:r>
        <w:r w:rsidR="007141C2">
          <w:rPr>
            <w:rFonts w:ascii="Arial" w:eastAsia="Times New Roman" w:hAnsi="Arial" w:cs="Arial"/>
            <w:sz w:val="20"/>
            <w:szCs w:val="20"/>
          </w:rPr>
          <w:t>g</w:t>
        </w:r>
      </w:ins>
      <w:del w:id="35" w:author="Microsoft Office User" w:date="2023-07-10T12:10:00Z">
        <w:r w:rsidRPr="00961490" w:rsidDel="007141C2">
          <w:rPr>
            <w:rFonts w:ascii="Arial" w:eastAsia="Times New Roman" w:hAnsi="Arial" w:cs="Arial"/>
            <w:sz w:val="20"/>
            <w:szCs w:val="20"/>
          </w:rPr>
          <w:delText>G</w:delText>
        </w:r>
      </w:del>
      <w:r w:rsidRPr="00961490">
        <w:rPr>
          <w:rFonts w:ascii="Arial" w:eastAsia="Times New Roman" w:hAnsi="Arial" w:cs="Arial"/>
          <w:sz w:val="20"/>
          <w:szCs w:val="20"/>
        </w:rPr>
        <w:t xml:space="preserve">iven that </w:t>
      </w:r>
      <w:del w:id="36" w:author="Microsoft Office User" w:date="2023-07-10T12:04:00Z">
        <w:r w:rsidRPr="00961490" w:rsidDel="007141C2">
          <w:rPr>
            <w:rFonts w:ascii="Arial" w:eastAsia="Times New Roman" w:hAnsi="Arial" w:cs="Arial"/>
            <w:sz w:val="20"/>
            <w:szCs w:val="20"/>
          </w:rPr>
          <w:delText xml:space="preserve">neither microbiome richness nor evenness significantly predicted disease susceptibility, and that </w:delText>
        </w:r>
      </w:del>
      <w:r w:rsidRPr="00961490">
        <w:rPr>
          <w:rFonts w:ascii="Arial" w:eastAsia="Times New Roman" w:hAnsi="Arial" w:cs="Arial"/>
          <w:sz w:val="20"/>
          <w:szCs w:val="20"/>
        </w:rPr>
        <w:t>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ins w:id="37" w:author="Microsoft Office User" w:date="2023-07-10T12:11:00Z">
        <w:r w:rsidR="007141C2">
          <w:rPr>
            <w:rFonts w:ascii="Arial" w:eastAsia="Times New Roman" w:hAnsi="Arial" w:cs="Arial"/>
            <w:sz w:val="20"/>
            <w:szCs w:val="20"/>
          </w:rPr>
          <w:t>)</w:t>
        </w:r>
      </w:ins>
      <w:del w:id="38" w:author="Microsoft Office User" w:date="2023-07-10T12:11:00Z">
        <w:r w:rsidRPr="00961490" w:rsidDel="007141C2">
          <w:rPr>
            <w:rFonts w:ascii="Arial" w:eastAsia="Times New Roman" w:hAnsi="Arial" w:cs="Arial"/>
            <w:sz w:val="20"/>
            <w:szCs w:val="20"/>
          </w:rPr>
          <w:delText>)</w:delText>
        </w:r>
      </w:del>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ins w:id="39" w:author="Microsoft Office User" w:date="2023-07-10T12:05:00Z">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w:t>
        </w:r>
      </w:ins>
      <w:ins w:id="40" w:author="Microsoft Office User" w:date="2023-07-10T12:06:00Z">
        <w:r w:rsidR="007141C2">
          <w:rPr>
            <w:rFonts w:ascii="Arial" w:eastAsia="Times New Roman" w:hAnsi="Arial" w:cs="Arial"/>
            <w:sz w:val="20"/>
            <w:szCs w:val="20"/>
          </w:rPr>
          <w:t>ison, recaptured th</w:t>
        </w:r>
      </w:ins>
      <w:ins w:id="41" w:author="Microsoft Office User" w:date="2023-07-10T12:11:00Z">
        <w:r w:rsidR="007141C2">
          <w:rPr>
            <w:rFonts w:ascii="Arial" w:eastAsia="Times New Roman" w:hAnsi="Arial" w:cs="Arial"/>
            <w:sz w:val="20"/>
            <w:szCs w:val="20"/>
          </w:rPr>
          <w:t>is</w:t>
        </w:r>
      </w:ins>
      <w:ins w:id="42" w:author="Microsoft Office User" w:date="2023-07-10T12:06:00Z">
        <w:r w:rsidR="007141C2">
          <w:rPr>
            <w:rFonts w:ascii="Arial" w:eastAsia="Times New Roman" w:hAnsi="Arial" w:cs="Arial"/>
            <w:sz w:val="20"/>
            <w:szCs w:val="20"/>
          </w:rPr>
          <w:t xml:space="preserve"> dominance-disease relationship (Suppl</w:t>
        </w:r>
      </w:ins>
      <w:ins w:id="43" w:author="Microsoft Office User" w:date="2023-10-16T17:49:00Z">
        <w:r w:rsidR="003179B0">
          <w:rPr>
            <w:rFonts w:ascii="Arial" w:eastAsia="Times New Roman" w:hAnsi="Arial" w:cs="Arial"/>
            <w:sz w:val="20"/>
            <w:szCs w:val="20"/>
          </w:rPr>
          <w:t>e</w:t>
        </w:r>
      </w:ins>
      <w:ins w:id="44" w:author="Microsoft Office User" w:date="2023-07-10T12:06:00Z">
        <w:r w:rsidR="007141C2">
          <w:rPr>
            <w:rFonts w:ascii="Arial" w:eastAsia="Times New Roman" w:hAnsi="Arial" w:cs="Arial"/>
            <w:sz w:val="20"/>
            <w:szCs w:val="20"/>
          </w:rPr>
          <w:t>mentary Information</w:t>
        </w:r>
      </w:ins>
      <w:ins w:id="45" w:author="Microsoft Office User" w:date="2023-10-16T17:53:00Z">
        <w:r w:rsidR="003179B0">
          <w:rPr>
            <w:rFonts w:ascii="Arial" w:eastAsia="Times New Roman" w:hAnsi="Arial" w:cs="Arial"/>
            <w:sz w:val="20"/>
            <w:szCs w:val="20"/>
          </w:rPr>
          <w:t xml:space="preserve">; Supplementary Data Table </w:t>
        </w:r>
      </w:ins>
      <w:ins w:id="46" w:author="Microsoft Office User" w:date="2023-11-13T17:21:00Z">
        <w:r w:rsidR="00877DFA">
          <w:rPr>
            <w:rFonts w:ascii="Arial" w:eastAsia="Times New Roman" w:hAnsi="Arial" w:cs="Arial"/>
            <w:sz w:val="20"/>
            <w:szCs w:val="20"/>
          </w:rPr>
          <w:t>3b</w:t>
        </w:r>
      </w:ins>
      <w:ins w:id="47" w:author="Microsoft Office User" w:date="2023-07-10T12:06:00Z">
        <w:r w:rsidR="007141C2">
          <w:rPr>
            <w:rFonts w:ascii="Arial" w:eastAsia="Times New Roman" w:hAnsi="Arial" w:cs="Arial"/>
            <w:sz w:val="20"/>
            <w:szCs w:val="20"/>
          </w:rPr>
          <w:t>).</w:t>
        </w:r>
      </w:ins>
      <w:ins w:id="48" w:author="Microsoft Office User" w:date="2023-07-10T12:16:00Z">
        <w:r w:rsidR="007141C2">
          <w:rPr>
            <w:rFonts w:ascii="Arial" w:eastAsia="Times New Roman" w:hAnsi="Arial" w:cs="Arial"/>
            <w:sz w:val="20"/>
            <w:szCs w:val="20"/>
          </w:rPr>
          <w:t xml:space="preserve"> </w:t>
        </w:r>
      </w:ins>
      <w:ins w:id="49" w:author="Microsoft Office User" w:date="2023-10-16T17:49:00Z">
        <w:r w:rsidR="003179B0">
          <w:rPr>
            <w:rFonts w:ascii="Arial" w:eastAsia="Times New Roman" w:hAnsi="Arial" w:cs="Arial"/>
            <w:sz w:val="20"/>
            <w:szCs w:val="20"/>
          </w:rPr>
          <w:t>Similarly, we tested multiple linear models with depth</w:t>
        </w:r>
      </w:ins>
      <w:ins w:id="50" w:author="Microsoft Office User" w:date="2023-10-16T17:50:00Z">
        <w:r w:rsidR="003179B0">
          <w:rPr>
            <w:rFonts w:ascii="Arial" w:eastAsia="Times New Roman" w:hAnsi="Arial" w:cs="Arial"/>
            <w:sz w:val="20"/>
            <w:szCs w:val="20"/>
          </w:rPr>
          <w:t>, temperature, extent of turf algal contact, etc.</w:t>
        </w:r>
      </w:ins>
      <w:ins w:id="51" w:author="Microsoft Office User" w:date="2023-10-16T17:55:00Z">
        <w:r w:rsidR="003179B0">
          <w:rPr>
            <w:rFonts w:ascii="Arial" w:eastAsia="Times New Roman" w:hAnsi="Arial" w:cs="Arial"/>
            <w:sz w:val="20"/>
            <w:szCs w:val="20"/>
          </w:rPr>
          <w:t xml:space="preserve"> as confounders</w:t>
        </w:r>
      </w:ins>
      <w:ins w:id="52" w:author="Microsoft Office User" w:date="2023-10-16T17:50:00Z">
        <w:r w:rsidR="003179B0">
          <w:rPr>
            <w:rFonts w:ascii="Arial" w:eastAsia="Times New Roman" w:hAnsi="Arial" w:cs="Arial"/>
            <w:sz w:val="20"/>
            <w:szCs w:val="20"/>
          </w:rPr>
          <w:t xml:space="preserve"> and saw similar relationships</w:t>
        </w:r>
      </w:ins>
      <w:ins w:id="53" w:author="Microsoft Office User" w:date="2023-10-16T17:55:00Z">
        <w:r w:rsidR="003179B0">
          <w:rPr>
            <w:rFonts w:ascii="Arial" w:eastAsia="Times New Roman" w:hAnsi="Arial" w:cs="Arial"/>
            <w:sz w:val="20"/>
            <w:szCs w:val="20"/>
          </w:rPr>
          <w:t xml:space="preserve"> between dominance and disease</w:t>
        </w:r>
      </w:ins>
      <w:ins w:id="54" w:author="Microsoft Office User" w:date="2023-10-16T17:50:00Z">
        <w:r w:rsidR="003179B0">
          <w:rPr>
            <w:rFonts w:ascii="Arial" w:eastAsia="Times New Roman" w:hAnsi="Arial" w:cs="Arial"/>
            <w:sz w:val="20"/>
            <w:szCs w:val="20"/>
          </w:rPr>
          <w:t xml:space="preserve"> </w:t>
        </w:r>
        <w:commentRangeStart w:id="55"/>
        <w:r w:rsidR="003179B0">
          <w:rPr>
            <w:rFonts w:ascii="Arial" w:eastAsia="Times New Roman" w:hAnsi="Arial" w:cs="Arial"/>
            <w:sz w:val="20"/>
            <w:szCs w:val="20"/>
          </w:rPr>
          <w:t>(Supplementar</w:t>
        </w:r>
      </w:ins>
      <w:ins w:id="56" w:author="Microsoft Office User" w:date="2023-10-16T17:51:00Z">
        <w:r w:rsidR="003179B0">
          <w:rPr>
            <w:rFonts w:ascii="Arial" w:eastAsia="Times New Roman" w:hAnsi="Arial" w:cs="Arial"/>
            <w:sz w:val="20"/>
            <w:szCs w:val="20"/>
          </w:rPr>
          <w:t>y Information</w:t>
        </w:r>
      </w:ins>
      <w:commentRangeEnd w:id="55"/>
      <w:ins w:id="57" w:author="Microsoft Office User" w:date="2023-10-16T17:56:00Z">
        <w:r w:rsidR="003179B0">
          <w:rPr>
            <w:rStyle w:val="CommentReference"/>
            <w:rFonts w:ascii="Times New Roman" w:eastAsia="Times New Roman" w:hAnsi="Times New Roman" w:cs="Times New Roman"/>
          </w:rPr>
          <w:commentReference w:id="55"/>
        </w:r>
      </w:ins>
      <w:ins w:id="58" w:author="Microsoft Office User" w:date="2023-10-16T17:53:00Z">
        <w:r w:rsidR="003179B0">
          <w:rPr>
            <w:rFonts w:ascii="Arial" w:eastAsia="Times New Roman" w:hAnsi="Arial" w:cs="Arial"/>
            <w:sz w:val="20"/>
            <w:szCs w:val="20"/>
          </w:rPr>
          <w:t xml:space="preserve">; Supplementary Table </w:t>
        </w:r>
      </w:ins>
      <w:ins w:id="59" w:author="Microsoft Office User" w:date="2023-11-13T17:21:00Z">
        <w:r w:rsidR="00877DFA">
          <w:rPr>
            <w:rFonts w:ascii="Arial" w:eastAsia="Times New Roman" w:hAnsi="Arial" w:cs="Arial"/>
            <w:sz w:val="20"/>
            <w:szCs w:val="20"/>
          </w:rPr>
          <w:t>3</w:t>
        </w:r>
      </w:ins>
      <w:ins w:id="60" w:author="Microsoft Office User" w:date="2023-11-13T17:25:00Z">
        <w:r w:rsidR="00877DFA">
          <w:rPr>
            <w:rFonts w:ascii="Arial" w:eastAsia="Times New Roman" w:hAnsi="Arial" w:cs="Arial"/>
            <w:sz w:val="20"/>
            <w:szCs w:val="20"/>
          </w:rPr>
          <w:t>c</w:t>
        </w:r>
      </w:ins>
      <w:ins w:id="61" w:author="Microsoft Office User" w:date="2023-10-16T17:51:00Z">
        <w:r w:rsidR="003179B0">
          <w:rPr>
            <w:rFonts w:ascii="Arial" w:eastAsia="Times New Roman" w:hAnsi="Arial" w:cs="Arial"/>
            <w:sz w:val="20"/>
            <w:szCs w:val="20"/>
          </w:rPr>
          <w:t xml:space="preserve">). </w:t>
        </w:r>
      </w:ins>
      <w:ins w:id="62" w:author="Microsoft Office User" w:date="2023-07-10T12:16:00Z">
        <w:r w:rsidR="007141C2">
          <w:rPr>
            <w:rFonts w:ascii="Arial" w:eastAsia="Times New Roman" w:hAnsi="Arial" w:cs="Arial"/>
            <w:sz w:val="20"/>
            <w:szCs w:val="20"/>
          </w:rPr>
          <w:t xml:space="preserve">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w:t>
        </w:r>
      </w:ins>
      <w:ins w:id="63" w:author="Microsoft Office User" w:date="2023-07-10T12:17:00Z">
        <w:r w:rsidR="007141C2">
          <w:rPr>
            <w:rFonts w:ascii="Arial" w:eastAsia="Times New Roman" w:hAnsi="Arial" w:cs="Arial"/>
            <w:sz w:val="20"/>
            <w:szCs w:val="20"/>
          </w:rPr>
          <w:t>isease trend, suggesting a specific microbe (rather than a general ecological feature) might be responsible for this striking correlation (</w:t>
        </w:r>
      </w:ins>
      <w:ins w:id="64" w:author="Microsoft Office User" w:date="2023-07-10T12:18:00Z">
        <w:r w:rsidR="007141C2">
          <w:rPr>
            <w:rFonts w:ascii="Arial" w:eastAsia="Times New Roman" w:hAnsi="Arial" w:cs="Arial"/>
            <w:sz w:val="20"/>
            <w:szCs w:val="20"/>
          </w:rPr>
          <w:t xml:space="preserve">Supplementary </w:t>
        </w:r>
        <w:commentRangeStart w:id="65"/>
        <w:r w:rsidR="007141C2">
          <w:rPr>
            <w:rFonts w:ascii="Arial" w:eastAsia="Times New Roman" w:hAnsi="Arial" w:cs="Arial"/>
            <w:sz w:val="20"/>
            <w:szCs w:val="20"/>
          </w:rPr>
          <w:t>Information</w:t>
        </w:r>
      </w:ins>
      <w:commentRangeEnd w:id="65"/>
      <w:ins w:id="66" w:author="Microsoft Office User" w:date="2023-08-09T11:56:00Z">
        <w:r w:rsidR="00D44B56">
          <w:rPr>
            <w:rStyle w:val="CommentReference"/>
            <w:rFonts w:ascii="Times New Roman" w:eastAsia="Times New Roman" w:hAnsi="Times New Roman" w:cs="Times New Roman"/>
          </w:rPr>
          <w:commentReference w:id="65"/>
        </w:r>
      </w:ins>
      <w:ins w:id="67" w:author="Microsoft Office User" w:date="2023-10-16T17:53:00Z">
        <w:r w:rsidR="003179B0">
          <w:rPr>
            <w:rFonts w:ascii="Arial" w:eastAsia="Times New Roman" w:hAnsi="Arial" w:cs="Arial"/>
            <w:sz w:val="20"/>
            <w:szCs w:val="20"/>
          </w:rPr>
          <w:t xml:space="preserve">; Supplementary Table </w:t>
        </w:r>
      </w:ins>
      <w:ins w:id="68" w:author="Microsoft Office User" w:date="2023-11-13T17:25:00Z">
        <w:r w:rsidR="00877DFA">
          <w:rPr>
            <w:rFonts w:ascii="Arial" w:eastAsia="Times New Roman" w:hAnsi="Arial" w:cs="Arial"/>
            <w:sz w:val="20"/>
            <w:szCs w:val="20"/>
          </w:rPr>
          <w:t>3d</w:t>
        </w:r>
      </w:ins>
      <w:ins w:id="69" w:author="Microsoft Office User" w:date="2023-07-10T12:18:00Z">
        <w:r w:rsidR="007141C2">
          <w:rPr>
            <w:rFonts w:ascii="Arial" w:eastAsia="Times New Roman" w:hAnsi="Arial" w:cs="Arial"/>
            <w:sz w:val="20"/>
            <w:szCs w:val="20"/>
          </w:rPr>
          <w:t>)</w:t>
        </w:r>
      </w:ins>
    </w:p>
    <w:p w14:paraId="04EC7BA0" w14:textId="02063BEF" w:rsidR="00961490" w:rsidDel="007141C2" w:rsidRDefault="00961490" w:rsidP="00961490">
      <w:pPr>
        <w:keepNext/>
        <w:pBdr>
          <w:top w:val="nil"/>
          <w:left w:val="nil"/>
          <w:bottom w:val="nil"/>
          <w:right w:val="nil"/>
          <w:between w:val="nil"/>
        </w:pBdr>
        <w:spacing w:before="240" w:after="60"/>
        <w:rPr>
          <w:del w:id="70" w:author="Microsoft Office User" w:date="2023-07-10T11:43:00Z"/>
          <w:rFonts w:ascii="Arial" w:hAnsi="Arial" w:cs="Arial"/>
          <w:b/>
          <w:color w:val="000000"/>
          <w:sz w:val="20"/>
          <w:szCs w:val="20"/>
        </w:rPr>
      </w:pPr>
      <w:del w:id="71" w:author="Microsoft Office User" w:date="2023-07-10T11:43:00Z">
        <w:r w:rsidRPr="00961490" w:rsidDel="007141C2">
          <w:rPr>
            <w:rFonts w:ascii="Arial" w:eastAsia="Times New Roman" w:hAnsi="Arial" w:cs="Arial"/>
            <w:b/>
            <w:sz w:val="20"/>
            <w:szCs w:val="20"/>
          </w:rPr>
          <w:delText xml:space="preserve">The association between microbiome dominance and disease strengthens in regionally-matched data. </w:delText>
        </w:r>
        <w:r w:rsidRPr="00961490" w:rsidDel="007141C2">
          <w:rPr>
            <w:rFonts w:ascii="Arial" w:eastAsia="Times New Roman" w:hAnsi="Arial" w:cs="Arial"/>
            <w:sz w:val="20"/>
            <w:szCs w:val="20"/>
          </w:rPr>
          <w:delText>The correlation we saw between microbiome dominance and disease persisted in a regionally-matched comparison between disease and microbiome data, and therefore is unlikely to be driven by biogeographic confounders. While the trend between microbiome dominance and coral disease is compelling across our full dataset, not all coral diseases are cosmopolitan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microbiomes from Australia, where sampling was most intensive and for which we have long-term disease datasets best-matched to the microbiome data. In this analysis, ecological dominance in Australian coral tissue microbiomes predicted disease prevalence even more strongly under the lowest AICc model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delText>
        </w:r>
      </w:del>
    </w:p>
    <w:p w14:paraId="6D06E7AF" w14:textId="602C8736" w:rsidR="00961490" w:rsidDel="007141C2" w:rsidRDefault="00961490" w:rsidP="00961490">
      <w:pPr>
        <w:keepNext/>
        <w:pBdr>
          <w:top w:val="nil"/>
          <w:left w:val="nil"/>
          <w:bottom w:val="nil"/>
          <w:right w:val="nil"/>
          <w:between w:val="nil"/>
        </w:pBdr>
        <w:spacing w:before="240" w:after="60"/>
        <w:rPr>
          <w:del w:id="72" w:author="Microsoft Office User" w:date="2023-07-10T11:42:00Z"/>
          <w:rFonts w:ascii="Arial" w:hAnsi="Arial" w:cs="Arial"/>
          <w:b/>
          <w:color w:val="000000"/>
          <w:sz w:val="20"/>
          <w:szCs w:val="20"/>
        </w:rPr>
      </w:pPr>
      <w:del w:id="73" w:author="Microsoft Office User" w:date="2023-07-10T11:42:00Z">
        <w:r w:rsidRPr="00961490" w:rsidDel="007141C2">
          <w:rPr>
            <w:rFonts w:ascii="Arial" w:eastAsia="Times New Roman" w:hAnsi="Arial" w:cs="Arial"/>
            <w:b/>
            <w:sz w:val="20"/>
            <w:szCs w:val="20"/>
          </w:rPr>
          <w:delText xml:space="preserve">Beta diversity explains little variation in disease susceptibility. </w:delText>
        </w:r>
        <w:r w:rsidRPr="00961490" w:rsidDel="007141C2">
          <w:rPr>
            <w:rFonts w:ascii="Arial" w:eastAsia="Times New Roman" w:hAnsi="Arial" w:cs="Arial"/>
            <w:sz w:val="20"/>
            <w:szCs w:val="20"/>
          </w:rPr>
          <w:delText>Animal microbiomes are often conceived of as having some compositions that are associated with health, and others that are dysbiotic or unhealthy. We sought to test whether this same microbiome beta-diversity framework could predict the extent to which healthy members of different coral taxa are vulnerable to disease. To do so,</w:delText>
        </w:r>
        <w:r w:rsidRPr="00961490" w:rsidDel="007141C2">
          <w:rPr>
            <w:rFonts w:ascii="Arial" w:eastAsia="Times New Roman" w:hAnsi="Arial" w:cs="Arial"/>
            <w:b/>
            <w:sz w:val="20"/>
            <w:szCs w:val="20"/>
          </w:rPr>
          <w:delText xml:space="preserve"> </w:delText>
        </w:r>
        <w:r w:rsidRPr="00961490" w:rsidDel="007141C2">
          <w:rPr>
            <w:rFonts w:ascii="Arial" w:eastAsia="Times New Roman" w:hAnsi="Arial" w:cs="Arial"/>
            <w:sz w:val="20"/>
            <w:szCs w:val="20"/>
          </w:rPr>
          <w:delText>we correlated coral disease susceptibility against the top three principal coordinate (PC) axes from Weighted and Unweighted UniFrac analyses of microbiome beta-diversity. In contrast to the strong association between microbiome dominance and disease, microbial community composition had less pronounced associations with disease susceptibility. Weighted UniFrac PC axis 3 only nominally significantly correlated with disease susceptibility in all compartments, but this relationship did not remain significant after accounting for multiple comparisons (PGLS: R</w:delText>
        </w:r>
        <w:r w:rsidRPr="00961490" w:rsidDel="007141C2">
          <w:rPr>
            <w:rFonts w:ascii="Arial" w:eastAsia="Times New Roman" w:hAnsi="Arial" w:cs="Arial"/>
            <w:sz w:val="20"/>
            <w:szCs w:val="20"/>
            <w:vertAlign w:val="superscript"/>
          </w:rPr>
          <w:delText xml:space="preserve">2 </w:delText>
        </w:r>
        <w:r w:rsidRPr="00961490" w:rsidDel="007141C2">
          <w:rPr>
            <w:rFonts w:ascii="Arial" w:eastAsia="Times New Roman" w:hAnsi="Arial" w:cs="Arial"/>
            <w:sz w:val="20"/>
            <w:szCs w:val="20"/>
          </w:rPr>
          <w:delText xml:space="preserve">= 0.26, p = 0.04, FDR q = 0.90; Supplementary Data Table 4).  </w:delText>
        </w:r>
      </w:del>
    </w:p>
    <w:p w14:paraId="27D86F5B" w14:textId="551CBB17" w:rsidR="00961490" w:rsidDel="007141C2" w:rsidRDefault="00961490" w:rsidP="00961490">
      <w:pPr>
        <w:keepNext/>
        <w:pBdr>
          <w:top w:val="nil"/>
          <w:left w:val="nil"/>
          <w:bottom w:val="nil"/>
          <w:right w:val="nil"/>
          <w:between w:val="nil"/>
        </w:pBdr>
        <w:spacing w:before="240" w:after="60"/>
        <w:rPr>
          <w:del w:id="74" w:author="Microsoft Office User" w:date="2023-07-10T11:42:00Z"/>
          <w:rFonts w:ascii="Arial" w:hAnsi="Arial" w:cs="Arial"/>
          <w:b/>
          <w:color w:val="000000"/>
          <w:sz w:val="20"/>
          <w:szCs w:val="20"/>
        </w:rPr>
      </w:pPr>
      <w:del w:id="75" w:author="Microsoft Office User" w:date="2023-07-10T11:42:00Z">
        <w:r w:rsidRPr="00961490" w:rsidDel="007141C2">
          <w:rPr>
            <w:rFonts w:ascii="Arial" w:eastAsia="Times New Roman" w:hAnsi="Arial" w:cs="Arial"/>
            <w:b/>
            <w:sz w:val="20"/>
            <w:szCs w:val="20"/>
          </w:rPr>
          <w:delText xml:space="preserve">Microbiome dominance vs. disease correlations are driven by γ-proteobacteria. </w:delText>
        </w:r>
        <w:r w:rsidRPr="00961490" w:rsidDel="007141C2">
          <w:rPr>
            <w:rFonts w:ascii="Arial" w:eastAsia="Times New Roman" w:hAnsi="Arial" w:cs="Arial"/>
            <w:sz w:val="20"/>
            <w:szCs w:val="20"/>
          </w:rPr>
          <w:delTex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delText>
        </w:r>
        <w:r w:rsidRPr="00961490" w:rsidDel="007141C2">
          <w:rPr>
            <w:rFonts w:ascii="Arial" w:eastAsia="Times New Roman" w:hAnsi="Arial" w:cs="Arial"/>
            <w:i/>
            <w:sz w:val="20"/>
            <w:szCs w:val="20"/>
          </w:rPr>
          <w:delText xml:space="preserve">Acropora </w:delText>
        </w:r>
        <w:r w:rsidRPr="00961490" w:rsidDel="007141C2">
          <w:rPr>
            <w:rFonts w:ascii="Arial" w:eastAsia="Times New Roman" w:hAnsi="Arial" w:cs="Arial"/>
            <w:sz w:val="20"/>
            <w:szCs w:val="20"/>
          </w:rPr>
          <w:delText xml:space="preserve">has been shown to correlate with the abundance of </w:delText>
        </w:r>
        <w:r w:rsidRPr="00961490" w:rsidDel="007141C2">
          <w:rPr>
            <w:rFonts w:ascii="Arial" w:eastAsia="Times New Roman" w:hAnsi="Arial" w:cs="Arial"/>
            <w:i/>
            <w:sz w:val="20"/>
            <w:szCs w:val="20"/>
          </w:rPr>
          <w:delText xml:space="preserve">Rickettsiales </w:delText>
        </w:r>
        <w:r w:rsidRPr="00961490" w:rsidDel="007141C2">
          <w:rPr>
            <w:rFonts w:ascii="Arial" w:eastAsia="Times New Roman" w:hAnsi="Arial" w:cs="Arial"/>
            <w:sz w:val="20"/>
            <w:szCs w:val="20"/>
          </w:rPr>
          <w:delText xml:space="preserve">in coral tissues (34, 35). </w:delText>
        </w:r>
      </w:del>
    </w:p>
    <w:p w14:paraId="14F0261D" w14:textId="7C3DD267" w:rsidR="00961490" w:rsidDel="007141C2" w:rsidRDefault="00961490" w:rsidP="00961490">
      <w:pPr>
        <w:keepNext/>
        <w:pBdr>
          <w:top w:val="nil"/>
          <w:left w:val="nil"/>
          <w:bottom w:val="nil"/>
          <w:right w:val="nil"/>
          <w:between w:val="nil"/>
        </w:pBdr>
        <w:spacing w:before="240" w:after="60"/>
        <w:rPr>
          <w:del w:id="76" w:author="Microsoft Office User" w:date="2023-07-10T11:42:00Z"/>
          <w:rFonts w:ascii="Arial" w:hAnsi="Arial" w:cs="Arial"/>
          <w:b/>
          <w:color w:val="000000"/>
          <w:sz w:val="20"/>
          <w:szCs w:val="20"/>
        </w:rPr>
      </w:pPr>
      <w:del w:id="77" w:author="Microsoft Office User" w:date="2023-07-10T11:42:00Z">
        <w:r w:rsidRPr="00961490" w:rsidDel="007141C2">
          <w:rPr>
            <w:rFonts w:ascii="Arial" w:eastAsia="Times New Roman" w:hAnsi="Arial" w:cs="Arial"/>
            <w:sz w:val="20"/>
            <w:szCs w:val="20"/>
          </w:rPr>
          <w:delText xml:space="preserve">To test how shifts in the dominant class of microbes in coral tissue interacted with the dominance-disease correlation, we repeated our previous correlations twice: once in coral genera that are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and once in coral genera that are γ-proteobacteria dominated. Both datasets were visualized with ancestral state reconstruction (</w:delText>
        </w:r>
        <w:r w:rsidR="00DB72A3" w:rsidDel="007141C2">
          <w:rPr>
            <w:rFonts w:ascii="Arial" w:eastAsia="Times New Roman" w:hAnsi="Arial" w:cs="Arial"/>
            <w:sz w:val="20"/>
            <w:szCs w:val="20"/>
          </w:rPr>
          <w:delText>Figs.</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S</w:delText>
        </w:r>
        <w:r w:rsidRPr="00961490" w:rsidDel="007141C2">
          <w:rPr>
            <w:rFonts w:ascii="Arial" w:eastAsia="Times New Roman" w:hAnsi="Arial" w:cs="Arial"/>
            <w:sz w:val="20"/>
            <w:szCs w:val="20"/>
          </w:rPr>
          <w:delText>2</w:delText>
        </w:r>
        <w:r w:rsidR="00DB72A3" w:rsidDel="007141C2">
          <w:rPr>
            <w:rFonts w:ascii="Arial" w:eastAsia="Times New Roman" w:hAnsi="Arial" w:cs="Arial"/>
            <w:sz w:val="20"/>
            <w:szCs w:val="20"/>
          </w:rPr>
          <w:delText>A, B</w:delText>
        </w:r>
        <w:r w:rsidRPr="00961490" w:rsidDel="007141C2">
          <w:rPr>
            <w:rFonts w:ascii="Arial" w:eastAsia="Times New Roman" w:hAnsi="Arial" w:cs="Arial"/>
            <w:sz w:val="20"/>
            <w:szCs w:val="20"/>
          </w:rPr>
          <w:delText>). Correlations between microbiome dominance and disease were visually apparent only in reconstructions of the γ-proteobacteria dominated corals, and the dominance-disease correlation was far stronger in γ-proteobacteria dominated corals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0.50, p = 0.0001, FDR q =0.003; Supplementary Data Table 3c), where dominance explained most (50%) of the variation in disease susceptibility. In contrast,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tissue microbiomes showed no discernable dominance-disease correlations either visually or statistically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0.06, p = 0.31, FDR q = 0.81; Supplementary Data Table 3c). This suggested that overall dominance-disease correlations are unlikely to be driven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but may be driven by γ-proteobacteria or specific taxa within this bacterial class. Critically, nothing about these results contradicts the possibility that some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are coral pathogens, parasites, or opportunists (36). It merely suggests that in healthy corals, dominance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does not predict the overall level of disease susceptibility of coral genera, whereas dominance by one or more γ-proteobacteria does. </w:delText>
        </w:r>
      </w:del>
    </w:p>
    <w:p w14:paraId="01CC4190" w14:textId="7319D027" w:rsidR="00961490" w:rsidDel="00D44B56" w:rsidRDefault="00961490">
      <w:pPr>
        <w:keepNext/>
        <w:pBdr>
          <w:top w:val="nil"/>
          <w:left w:val="nil"/>
          <w:bottom w:val="nil"/>
          <w:right w:val="nil"/>
          <w:between w:val="nil"/>
        </w:pBdr>
        <w:spacing w:before="240" w:after="60"/>
        <w:rPr>
          <w:del w:id="78" w:author="Microsoft Office User" w:date="2023-07-10T12:13:00Z"/>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ins w:id="79" w:author="Microsoft Office User" w:date="2023-07-10T12:12:00Z">
        <w:r w:rsidR="007141C2">
          <w:rPr>
            <w:rFonts w:ascii="Arial" w:eastAsia="Times New Roman" w:hAnsi="Arial" w:cs="Arial"/>
            <w:sz w:val="20"/>
            <w:szCs w:val="20"/>
          </w:rPr>
          <w:t xml:space="preserve"> (regardless of whether </w:t>
        </w:r>
        <w:r w:rsidR="007141C2" w:rsidRPr="007141C2">
          <w:rPr>
            <w:rFonts w:ascii="Arial" w:eastAsia="Times New Roman" w:hAnsi="Arial" w:cs="Arial"/>
            <w:i/>
            <w:iCs/>
            <w:sz w:val="20"/>
            <w:szCs w:val="20"/>
            <w:rPrChange w:id="80" w:author="Microsoft Office User" w:date="2023-07-10T12:12:00Z">
              <w:rPr>
                <w:rFonts w:ascii="Arial" w:eastAsia="Times New Roman" w:hAnsi="Arial" w:cs="Arial"/>
                <w:sz w:val="20"/>
                <w:szCs w:val="20"/>
              </w:rPr>
            </w:rPrChange>
          </w:rPr>
          <w:t>Endozoicomonas</w:t>
        </w:r>
        <w:r w:rsidR="007141C2">
          <w:rPr>
            <w:rFonts w:ascii="Arial" w:eastAsia="Times New Roman" w:hAnsi="Arial" w:cs="Arial"/>
            <w:sz w:val="20"/>
            <w:szCs w:val="20"/>
          </w:rPr>
          <w:t xml:space="preserve"> was present and/or dominan</w:t>
        </w:r>
      </w:ins>
      <w:ins w:id="81" w:author="Microsoft Office User" w:date="2023-08-09T11:56:00Z">
        <w:r w:rsidR="00D44B56">
          <w:rPr>
            <w:rFonts w:ascii="Arial" w:eastAsia="Times New Roman" w:hAnsi="Arial" w:cs="Arial"/>
            <w:sz w:val="20"/>
            <w:szCs w:val="20"/>
          </w:rPr>
          <w:t>t</w:t>
        </w:r>
      </w:ins>
      <w:ins w:id="82" w:author="Microsoft Office User" w:date="2023-07-10T12:18:00Z">
        <w:r w:rsidR="007141C2">
          <w:rPr>
            <w:rFonts w:ascii="Arial" w:eastAsia="Times New Roman" w:hAnsi="Arial" w:cs="Arial"/>
            <w:sz w:val="20"/>
            <w:szCs w:val="20"/>
          </w:rPr>
          <w:t>; n = 40 genera</w:t>
        </w:r>
      </w:ins>
      <w:ins w:id="83" w:author="Microsoft Office User" w:date="2023-07-10T12:12:00Z">
        <w:r w:rsidR="007141C2">
          <w:rPr>
            <w:rFonts w:ascii="Arial" w:eastAsia="Times New Roman" w:hAnsi="Arial" w:cs="Arial"/>
            <w:sz w:val="20"/>
            <w:szCs w:val="20"/>
          </w:rPr>
          <w:t>)</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del w:id="84" w:author="Microsoft Office User" w:date="2023-11-13T17:32:00Z">
        <w:r w:rsidRPr="00961490" w:rsidDel="00877DFA">
          <w:rPr>
            <w:rFonts w:ascii="Arial" w:eastAsia="Times New Roman" w:hAnsi="Arial" w:cs="Arial"/>
            <w:sz w:val="20"/>
            <w:szCs w:val="20"/>
          </w:rPr>
          <w:delText>a</w:delText>
        </w:r>
      </w:del>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w:t>
      </w:r>
      <w:r w:rsidRPr="00961490">
        <w:rPr>
          <w:rFonts w:ascii="Arial" w:eastAsia="Times New Roman" w:hAnsi="Arial" w:cs="Arial"/>
          <w:sz w:val="20"/>
          <w:szCs w:val="20"/>
        </w:rPr>
        <w:lastRenderedPageBreak/>
        <w:t>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del w:id="85" w:author="Microsoft Office User" w:date="2023-11-13T17:32:00Z">
        <w:r w:rsidRPr="00961490" w:rsidDel="00877DFA">
          <w:rPr>
            <w:rFonts w:ascii="Arial" w:eastAsia="Times New Roman" w:hAnsi="Arial" w:cs="Arial"/>
            <w:sz w:val="20"/>
            <w:szCs w:val="20"/>
          </w:rPr>
          <w:delText>a</w:delText>
        </w:r>
      </w:del>
      <w:r w:rsidRPr="00961490">
        <w:rPr>
          <w:rFonts w:ascii="Arial" w:eastAsia="Times New Roman" w:hAnsi="Arial" w:cs="Arial"/>
          <w:sz w:val="20"/>
          <w:szCs w:val="20"/>
        </w:rPr>
        <w:t>), exceeding the signal from ecological dominance.</w:t>
      </w:r>
      <w:ins w:id="86" w:author="Microsoft Office User" w:date="2023-08-09T11:56:00Z">
        <w:r w:rsidR="00D44B56">
          <w:rPr>
            <w:rFonts w:ascii="Arial" w:eastAsia="Times New Roman" w:hAnsi="Arial" w:cs="Arial"/>
            <w:sz w:val="20"/>
            <w:szCs w:val="20"/>
          </w:rPr>
          <w:t xml:space="preserve"> </w:t>
        </w:r>
      </w:ins>
      <w:del w:id="87" w:author="Microsoft Office User" w:date="2023-08-09T11:56:00Z">
        <w:r w:rsidRPr="00961490" w:rsidDel="00D44B56">
          <w:rPr>
            <w:rFonts w:ascii="Arial" w:eastAsia="Times New Roman" w:hAnsi="Arial" w:cs="Arial"/>
            <w:sz w:val="20"/>
            <w:szCs w:val="20"/>
          </w:rPr>
          <w:delText xml:space="preserve"> </w:delText>
        </w:r>
      </w:del>
      <w:ins w:id="88" w:author="Microsoft Office User" w:date="2023-07-10T12:19:00Z">
        <w:r w:rsidR="007141C2">
          <w:rPr>
            <w:rFonts w:ascii="Arial" w:eastAsia="Times New Roman" w:hAnsi="Arial" w:cs="Arial"/>
            <w:bCs/>
            <w:sz w:val="20"/>
            <w:szCs w:val="20"/>
          </w:rPr>
          <w:t>Neither commonly opportunistic microbes in corals</w:t>
        </w:r>
      </w:ins>
      <w:ins w:id="89" w:author="Microsoft Office User" w:date="2023-11-13T17:36:00Z">
        <w:r w:rsidR="006663CE">
          <w:rPr>
            <w:rFonts w:ascii="Arial" w:eastAsia="Times New Roman" w:hAnsi="Arial" w:cs="Arial"/>
            <w:bCs/>
            <w:sz w:val="20"/>
            <w:szCs w:val="20"/>
          </w:rPr>
          <w:t xml:space="preserve"> (Supplementary Data Table 6)</w:t>
        </w:r>
      </w:ins>
      <w:ins w:id="90" w:author="Microsoft Office User" w:date="2023-07-10T12:19:00Z">
        <w:r w:rsidR="007141C2">
          <w:rPr>
            <w:rFonts w:ascii="Arial" w:eastAsia="Times New Roman" w:hAnsi="Arial" w:cs="Arial"/>
            <w:bCs/>
            <w:sz w:val="20"/>
            <w:szCs w:val="20"/>
          </w:rPr>
          <w:t>, nor other dominant microbes</w:t>
        </w:r>
      </w:ins>
      <w:ins w:id="91" w:author="Microsoft Office User" w:date="2023-11-13T17:37:00Z">
        <w:r w:rsidR="006663CE">
          <w:rPr>
            <w:rFonts w:ascii="Arial" w:eastAsia="Times New Roman" w:hAnsi="Arial" w:cs="Arial"/>
            <w:bCs/>
            <w:sz w:val="20"/>
            <w:szCs w:val="20"/>
          </w:rPr>
          <w:t xml:space="preserve"> </w:t>
        </w:r>
        <w:r w:rsidR="006663CE">
          <w:rPr>
            <w:rFonts w:ascii="Arial" w:eastAsia="Times New Roman" w:hAnsi="Arial" w:cs="Arial"/>
            <w:bCs/>
            <w:sz w:val="20"/>
            <w:szCs w:val="20"/>
          </w:rPr>
          <w:t>(Supplementary Data Table 7)</w:t>
        </w:r>
      </w:ins>
      <w:ins w:id="92" w:author="Microsoft Office User" w:date="2023-07-10T12:19:00Z">
        <w:r w:rsidR="007141C2">
          <w:rPr>
            <w:rFonts w:ascii="Arial" w:eastAsia="Times New Roman" w:hAnsi="Arial" w:cs="Arial"/>
            <w:bCs/>
            <w:sz w:val="20"/>
            <w:szCs w:val="20"/>
          </w:rPr>
          <w:t xml:space="preserve"> showed similar patterns</w:t>
        </w:r>
      </w:ins>
      <w:ins w:id="93" w:author="Microsoft Office User" w:date="2023-11-13T17:37:00Z">
        <w:r w:rsidR="006663CE">
          <w:rPr>
            <w:rFonts w:ascii="Arial" w:eastAsia="Times New Roman" w:hAnsi="Arial" w:cs="Arial"/>
            <w:bCs/>
            <w:sz w:val="20"/>
            <w:szCs w:val="20"/>
          </w:rPr>
          <w:t xml:space="preserve"> </w:t>
        </w:r>
      </w:ins>
      <w:ins w:id="94" w:author="Microsoft Office User" w:date="2023-11-13T17:36:00Z">
        <w:r w:rsidR="006663CE">
          <w:rPr>
            <w:rFonts w:ascii="Arial" w:eastAsia="Times New Roman" w:hAnsi="Arial" w:cs="Arial"/>
            <w:bCs/>
            <w:sz w:val="20"/>
            <w:szCs w:val="20"/>
          </w:rPr>
          <w:t>(Supplementary Information)</w:t>
        </w:r>
      </w:ins>
      <w:ins w:id="95" w:author="Microsoft Office User" w:date="2023-07-10T12:19:00Z">
        <w:r w:rsidR="007141C2">
          <w:rPr>
            <w:rFonts w:ascii="Arial" w:eastAsia="Times New Roman" w:hAnsi="Arial" w:cs="Arial"/>
            <w:bCs/>
            <w:sz w:val="20"/>
            <w:szCs w:val="20"/>
          </w:rPr>
          <w:t xml:space="preserve">. </w:t>
        </w:r>
      </w:ins>
      <w:r w:rsidRPr="00961490">
        <w:rPr>
          <w:rFonts w:ascii="Arial" w:eastAsia="Times New Roman" w:hAnsi="Arial" w:cs="Arial"/>
          <w:sz w:val="20"/>
          <w:szCs w:val="20"/>
        </w:rPr>
        <w:t xml:space="preserve">Thus, </w:t>
      </w:r>
      <w:ins w:id="96" w:author="Microsoft Office User" w:date="2023-07-10T12:13:00Z">
        <w:r w:rsidR="007141C2">
          <w:rPr>
            <w:rFonts w:ascii="Arial" w:eastAsia="Times New Roman" w:hAnsi="Arial" w:cs="Arial"/>
            <w:sz w:val="20"/>
            <w:szCs w:val="20"/>
          </w:rPr>
          <w:t xml:space="preserve">our </w:t>
        </w:r>
      </w:ins>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del w:id="97" w:author="Microsoft Office User" w:date="2023-07-10T12:19:00Z">
        <w:r w:rsidRPr="00961490" w:rsidDel="007141C2">
          <w:rPr>
            <w:rFonts w:ascii="Arial" w:eastAsia="Times New Roman" w:hAnsi="Arial" w:cs="Arial"/>
            <w:sz w:val="20"/>
            <w:szCs w:val="20"/>
          </w:rPr>
          <w:delText xml:space="preserve">. </w:delText>
        </w:r>
      </w:del>
    </w:p>
    <w:p w14:paraId="4151FEDB" w14:textId="77777777" w:rsidR="00D44B56" w:rsidRDefault="00D44B56" w:rsidP="007141C2">
      <w:pPr>
        <w:keepNext/>
        <w:pBdr>
          <w:top w:val="nil"/>
          <w:left w:val="nil"/>
          <w:bottom w:val="nil"/>
          <w:right w:val="nil"/>
          <w:between w:val="nil"/>
        </w:pBdr>
        <w:spacing w:before="240" w:after="60"/>
        <w:rPr>
          <w:ins w:id="98" w:author="Microsoft Office User" w:date="2023-08-09T11:57:00Z"/>
          <w:rFonts w:ascii="Arial" w:eastAsia="Times New Roman" w:hAnsi="Arial" w:cs="Arial"/>
          <w:bCs/>
          <w:sz w:val="20"/>
          <w:szCs w:val="20"/>
        </w:rPr>
      </w:pPr>
    </w:p>
    <w:p w14:paraId="7ECBE559" w14:textId="144B8C5E" w:rsidR="00961490" w:rsidRPr="00961490" w:rsidDel="007141C2" w:rsidRDefault="00961490">
      <w:pPr>
        <w:keepNext/>
        <w:pBdr>
          <w:top w:val="nil"/>
          <w:left w:val="nil"/>
          <w:bottom w:val="nil"/>
          <w:right w:val="nil"/>
          <w:between w:val="nil"/>
        </w:pBdr>
        <w:spacing w:before="240" w:after="60"/>
        <w:rPr>
          <w:del w:id="99" w:author="Microsoft Office User" w:date="2023-07-10T11:41:00Z"/>
          <w:rFonts w:ascii="Arial" w:hAnsi="Arial" w:cs="Arial"/>
          <w:b/>
          <w:color w:val="000000"/>
          <w:sz w:val="20"/>
          <w:szCs w:val="20"/>
        </w:rPr>
      </w:pPr>
      <w:del w:id="100" w:author="Microsoft Office User" w:date="2023-07-10T11:41:00Z">
        <w:r w:rsidRPr="00961490" w:rsidDel="007141C2">
          <w:rPr>
            <w:rFonts w:ascii="Arial" w:eastAsia="Times New Roman" w:hAnsi="Arial" w:cs="Arial"/>
            <w:b/>
            <w:sz w:val="20"/>
            <w:szCs w:val="20"/>
          </w:rPr>
          <w:delText xml:space="preserve">Coral opportunist abundance in healthy corals does not predict genus-wide disease susceptibility. </w:delText>
        </w:r>
        <w:r w:rsidRPr="00961490" w:rsidDel="007141C2">
          <w:rPr>
            <w:rFonts w:ascii="Arial" w:eastAsia="Times New Roman" w:hAnsi="Arial" w:cs="Arial"/>
            <w:sz w:val="20"/>
            <w:szCs w:val="20"/>
          </w:rPr>
          <w:delText xml:space="preserve">Correlations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across the coral tree were initially surprising, as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is not thought to be associated with coral pathogenesis. This raised the question of whether the abundance of known or suspected coral pathogens in apparently healthy corals correlates with cross-genus differences in disease susceptibility. </w:delText>
        </w:r>
      </w:del>
    </w:p>
    <w:p w14:paraId="70669AB0" w14:textId="61CF8A15" w:rsidR="00961490" w:rsidRPr="00961490" w:rsidDel="007141C2" w:rsidRDefault="00961490">
      <w:pPr>
        <w:keepNext/>
        <w:pBdr>
          <w:top w:val="nil"/>
          <w:left w:val="nil"/>
          <w:bottom w:val="nil"/>
          <w:right w:val="nil"/>
          <w:between w:val="nil"/>
        </w:pBdr>
        <w:spacing w:before="240" w:after="60"/>
        <w:rPr>
          <w:del w:id="101" w:author="Microsoft Office User" w:date="2023-07-10T11:41:00Z"/>
          <w:rFonts w:ascii="Arial" w:eastAsia="Times New Roman" w:hAnsi="Arial" w:cs="Arial"/>
          <w:sz w:val="20"/>
          <w:szCs w:val="20"/>
        </w:rPr>
        <w:pPrChange w:id="102" w:author="Microsoft Office User" w:date="2023-07-10T12:14:00Z">
          <w:pPr/>
        </w:pPrChange>
      </w:pPr>
      <w:del w:id="103" w:author="Microsoft Office User" w:date="2023-07-10T11:41:00Z">
        <w:r w:rsidRPr="00961490" w:rsidDel="007141C2">
          <w:rPr>
            <w:rFonts w:ascii="Arial" w:eastAsia="Times New Roman" w:hAnsi="Arial" w:cs="Arial"/>
            <w:sz w:val="20"/>
            <w:szCs w:val="20"/>
          </w:rPr>
          <w:delText xml:space="preserve">The abundance of bacterial groups containing prominent putative bacterial pathogens (such as </w:delText>
        </w:r>
        <w:r w:rsidRPr="00961490" w:rsidDel="007141C2">
          <w:rPr>
            <w:rFonts w:ascii="Arial" w:eastAsia="Times New Roman" w:hAnsi="Arial" w:cs="Arial"/>
            <w:i/>
            <w:sz w:val="20"/>
            <w:szCs w:val="20"/>
          </w:rPr>
          <w:delText xml:space="preserve">Vibrionales, Nostocales </w:delText>
        </w:r>
        <w:r w:rsidRPr="00961490" w:rsidDel="007141C2">
          <w:rPr>
            <w:rFonts w:ascii="Arial" w:eastAsia="Times New Roman" w:hAnsi="Arial" w:cs="Arial"/>
            <w:sz w:val="20"/>
            <w:szCs w:val="20"/>
          </w:rPr>
          <w:delText xml:space="preserve">or </w:delText>
        </w:r>
        <w:r w:rsidRPr="00961490" w:rsidDel="007141C2">
          <w:rPr>
            <w:rFonts w:ascii="Arial" w:eastAsia="Times New Roman" w:hAnsi="Arial" w:cs="Arial"/>
            <w:i/>
            <w:sz w:val="20"/>
            <w:szCs w:val="20"/>
          </w:rPr>
          <w:delText>Rickettsiales</w:delText>
        </w:r>
        <w:r w:rsidRPr="00961490" w:rsidDel="007141C2">
          <w:rPr>
            <w:rFonts w:ascii="Arial" w:eastAsia="Times New Roman" w:hAnsi="Arial" w:cs="Arial"/>
            <w:sz w:val="20"/>
            <w:szCs w:val="20"/>
          </w:rPr>
          <w:delTex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causes it to be so strongly correlated with coral disease susceptibility.</w:delText>
        </w:r>
      </w:del>
    </w:p>
    <w:p w14:paraId="43D7A13C" w14:textId="640104C8" w:rsidR="00961490" w:rsidRPr="00961490" w:rsidDel="007141C2" w:rsidRDefault="00961490">
      <w:pPr>
        <w:keepNext/>
        <w:pBdr>
          <w:top w:val="nil"/>
          <w:left w:val="nil"/>
          <w:bottom w:val="nil"/>
          <w:right w:val="nil"/>
          <w:between w:val="nil"/>
        </w:pBdr>
        <w:spacing w:before="240" w:after="60"/>
        <w:rPr>
          <w:del w:id="104" w:author="Microsoft Office User" w:date="2023-07-10T11:41:00Z"/>
          <w:rFonts w:ascii="Arial" w:eastAsia="Times New Roman" w:hAnsi="Arial" w:cs="Arial"/>
          <w:sz w:val="20"/>
          <w:szCs w:val="20"/>
        </w:rPr>
        <w:pPrChange w:id="105" w:author="Microsoft Office User" w:date="2023-07-10T12:14:00Z">
          <w:pPr/>
        </w:pPrChange>
      </w:pPr>
      <w:del w:id="106" w:author="Microsoft Office User" w:date="2023-07-10T11:41:00Z">
        <w:r w:rsidRPr="00961490" w:rsidDel="007141C2">
          <w:rPr>
            <w:rFonts w:ascii="Arial" w:eastAsia="Times New Roman" w:hAnsi="Arial" w:cs="Arial"/>
            <w:b/>
            <w:sz w:val="20"/>
            <w:szCs w:val="20"/>
          </w:rPr>
          <w:delText xml:space="preserve">Testing for other associations between dominant microbes and disease. </w:delText>
        </w:r>
        <w:r w:rsidRPr="00961490" w:rsidDel="007141C2">
          <w:rPr>
            <w:rFonts w:ascii="Arial" w:eastAsia="Times New Roman" w:hAnsi="Arial" w:cs="Arial"/>
            <w:sz w:val="20"/>
            <w:szCs w:val="20"/>
          </w:rPr>
          <w:delText xml:space="preserve">After testing </w:delText>
        </w:r>
        <w:r w:rsidRPr="00961490" w:rsidDel="007141C2">
          <w:rPr>
            <w:rFonts w:ascii="Arial" w:eastAsia="Times New Roman" w:hAnsi="Arial" w:cs="Arial"/>
            <w:i/>
            <w:sz w:val="20"/>
            <w:szCs w:val="20"/>
          </w:rPr>
          <w:delText xml:space="preserve">Endozoicomonas - </w:delText>
        </w:r>
        <w:r w:rsidRPr="00961490" w:rsidDel="007141C2">
          <w:rPr>
            <w:rFonts w:ascii="Arial" w:eastAsia="Times New Roman" w:hAnsi="Arial" w:cs="Arial"/>
            <w:sz w:val="20"/>
            <w:szCs w:val="20"/>
          </w:rPr>
          <w:delText>disease associations as a prior hypothesis, we also sought to put these associations in context by testing for correlations with disease in all other dominant microbial genera found in the study (Fig</w:delText>
        </w:r>
        <w:r w:rsidR="00DB72A3" w:rsidDel="007141C2">
          <w:rPr>
            <w:rFonts w:ascii="Arial" w:eastAsia="Times New Roman" w:hAnsi="Arial" w:cs="Arial"/>
            <w:sz w:val="20"/>
            <w:szCs w:val="20"/>
          </w:rPr>
          <w:delText xml:space="preserve">. </w:delText>
        </w:r>
        <w:r w:rsidRPr="00961490" w:rsidDel="007141C2">
          <w:rPr>
            <w:rFonts w:ascii="Arial" w:eastAsia="Times New Roman" w:hAnsi="Arial" w:cs="Arial"/>
            <w:sz w:val="20"/>
            <w:szCs w:val="20"/>
          </w:rPr>
          <w:delText xml:space="preserve">2C; Supplementary Data Table 7a). This scan confirmed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showed far stronger correlations with disease than other microbes in tissue, mucus, and all compartments together. One additional dominant genus in coral skeleton, </w:delText>
        </w:r>
        <w:r w:rsidRPr="00961490" w:rsidDel="007141C2">
          <w:rPr>
            <w:rFonts w:ascii="Arial" w:eastAsia="Times New Roman" w:hAnsi="Arial" w:cs="Arial"/>
            <w:i/>
            <w:sz w:val="20"/>
            <w:szCs w:val="20"/>
          </w:rPr>
          <w:delText>Paramaledivibacter</w:delText>
        </w:r>
        <w:r w:rsidRPr="00961490" w:rsidDel="007141C2">
          <w:rPr>
            <w:rFonts w:ascii="Arial" w:eastAsia="Times New Roman" w:hAnsi="Arial" w:cs="Arial"/>
            <w:sz w:val="20"/>
            <w:szCs w:val="20"/>
          </w:rPr>
          <w:delText xml:space="preserve"> (Phylum Firmicutes/Bacillota), also correlated with disease susceptibility, though this correlation was only nominally significant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0.13, p = 0.018, FDR q = 0.282;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2C).</w:delText>
        </w:r>
      </w:del>
    </w:p>
    <w:p w14:paraId="475669CC" w14:textId="79ED7D22" w:rsidR="00961490" w:rsidRPr="00961490" w:rsidDel="007141C2" w:rsidRDefault="00961490">
      <w:pPr>
        <w:keepNext/>
        <w:pBdr>
          <w:top w:val="nil"/>
          <w:left w:val="nil"/>
          <w:bottom w:val="nil"/>
          <w:right w:val="nil"/>
          <w:between w:val="nil"/>
        </w:pBdr>
        <w:spacing w:before="240" w:after="60"/>
        <w:rPr>
          <w:del w:id="107" w:author="Microsoft Office User" w:date="2023-07-10T11:41:00Z"/>
          <w:rFonts w:ascii="Arial" w:eastAsia="Times New Roman" w:hAnsi="Arial" w:cs="Arial"/>
          <w:sz w:val="20"/>
          <w:szCs w:val="20"/>
        </w:rPr>
        <w:pPrChange w:id="108" w:author="Microsoft Office User" w:date="2023-07-10T12:14:00Z">
          <w:pPr/>
        </w:pPrChange>
      </w:pPr>
      <w:del w:id="109" w:author="Microsoft Office User" w:date="2023-07-10T11:41:00Z">
        <w:r w:rsidRPr="00961490" w:rsidDel="007141C2">
          <w:rPr>
            <w:rFonts w:ascii="Arial" w:eastAsia="Times New Roman" w:hAnsi="Arial" w:cs="Arial"/>
            <w:sz w:val="20"/>
            <w:szCs w:val="20"/>
          </w:rPr>
          <w:delTex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0.28, p = 0.0005, FDR q = 0.01), in mucus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0.42, p = 0.00008, FDR q = 0.004), or in tissue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0.35, p = 0.0001, FDR q = 0.004) again showed significant associations with disease, while its abundance in skeleton did not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0.04, p = 0.23, FDR q = 0.95). No other lineages showed significant associations with disease after correction for multiple comparisons. Thus, even considering only coral genera that host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the relative abundance of this microbe correlates with disease susceptibility.</w:delText>
        </w:r>
      </w:del>
    </w:p>
    <w:p w14:paraId="08CA29F6" w14:textId="77777777" w:rsidR="007141C2" w:rsidRDefault="007141C2">
      <w:pPr>
        <w:keepNext/>
        <w:pBdr>
          <w:top w:val="nil"/>
          <w:left w:val="nil"/>
          <w:bottom w:val="nil"/>
          <w:right w:val="nil"/>
          <w:between w:val="nil"/>
        </w:pBdr>
        <w:spacing w:before="240" w:after="60"/>
        <w:rPr>
          <w:ins w:id="110" w:author="Microsoft Office User" w:date="2023-07-10T11:42:00Z"/>
          <w:rFonts w:ascii="Arial" w:eastAsia="Times New Roman" w:hAnsi="Arial" w:cs="Arial"/>
          <w:b/>
          <w:i/>
          <w:sz w:val="20"/>
          <w:szCs w:val="20"/>
        </w:rPr>
        <w:pPrChange w:id="111" w:author="Microsoft Office User" w:date="2023-07-10T12:14:00Z">
          <w:pPr/>
        </w:pPrChange>
      </w:pPr>
    </w:p>
    <w:p w14:paraId="12110220" w14:textId="5D5108C4"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750CC19D" w:rsidR="007141C2" w:rsidRDefault="00961490" w:rsidP="007141C2">
      <w:pPr>
        <w:rPr>
          <w:ins w:id="112" w:author="Microsoft Office User" w:date="2023-07-10T12:34:00Z"/>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ins w:id="113" w:author="Microsoft Office User" w:date="2023-11-13T17:39:00Z">
        <w:r w:rsidR="006663CE">
          <w:rPr>
            <w:rFonts w:ascii="Arial" w:eastAsia="Times New Roman" w:hAnsi="Arial" w:cs="Arial"/>
            <w:sz w:val="20"/>
            <w:szCs w:val="20"/>
          </w:rPr>
          <w:t xml:space="preserve"> and replicated growth rate data were </w:t>
        </w:r>
        <w:proofErr w:type="spellStart"/>
        <w:r w:rsidR="006663CE">
          <w:rPr>
            <w:rFonts w:ascii="Arial" w:eastAsia="Times New Roman" w:hAnsi="Arial" w:cs="Arial"/>
            <w:sz w:val="20"/>
            <w:szCs w:val="20"/>
          </w:rPr>
          <w:t>available</w:t>
        </w:r>
      </w:ins>
      <w:proofErr w:type="spellEnd"/>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ins w:id="114" w:author="Microsoft Office User" w:date="2023-07-10T12:30:00Z">
        <w:r w:rsidR="007141C2">
          <w:rPr>
            <w:rFonts w:ascii="Arial" w:eastAsia="Times New Roman" w:hAnsi="Arial" w:cs="Arial"/>
            <w:sz w:val="20"/>
            <w:szCs w:val="20"/>
          </w:rPr>
          <w:t xml:space="preserve">Unlike for disease susceptibility, several additional microbes </w:t>
        </w:r>
      </w:ins>
      <w:ins w:id="115" w:author="Microsoft Office User" w:date="2023-07-10T12:31:00Z">
        <w:r w:rsidR="007141C2">
          <w:rPr>
            <w:rFonts w:ascii="Arial" w:eastAsia="Times New Roman" w:hAnsi="Arial" w:cs="Arial"/>
            <w:sz w:val="20"/>
            <w:szCs w:val="20"/>
          </w:rPr>
          <w:t xml:space="preserve">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w:t>
        </w:r>
      </w:ins>
      <w:ins w:id="116" w:author="Microsoft Office User" w:date="2023-07-10T12:32:00Z">
        <w:r w:rsidR="007141C2">
          <w:rPr>
            <w:rFonts w:ascii="Arial" w:eastAsia="Times New Roman" w:hAnsi="Arial" w:cs="Arial"/>
            <w:sz w:val="20"/>
            <w:szCs w:val="20"/>
          </w:rPr>
          <w:t xml:space="preserve"> strong</w:t>
        </w:r>
      </w:ins>
      <w:ins w:id="117" w:author="Microsoft Office User" w:date="2023-07-10T12:31:00Z">
        <w:r w:rsidR="007141C2">
          <w:rPr>
            <w:rFonts w:ascii="Arial" w:eastAsia="Times New Roman" w:hAnsi="Arial" w:cs="Arial"/>
            <w:sz w:val="20"/>
            <w:szCs w:val="20"/>
          </w:rPr>
          <w:t xml:space="preserve"> positive </w:t>
        </w:r>
      </w:ins>
      <w:ins w:id="118" w:author="Microsoft Office User" w:date="2023-07-10T12:32:00Z">
        <w:r w:rsidR="007141C2">
          <w:rPr>
            <w:rFonts w:ascii="Arial" w:eastAsia="Times New Roman" w:hAnsi="Arial" w:cs="Arial"/>
            <w:sz w:val="20"/>
            <w:szCs w:val="20"/>
          </w:rPr>
          <w:t xml:space="preserve">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family </w:t>
        </w:r>
      </w:ins>
      <w:proofErr w:type="spellStart"/>
      <w:ins w:id="119" w:author="Microsoft Office User" w:date="2023-07-10T12:33:00Z">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w:t>
        </w:r>
      </w:ins>
      <w:ins w:id="120" w:author="Microsoft Office User" w:date="2023-07-10T12:36:00Z">
        <w:r w:rsidR="007141C2">
          <w:rPr>
            <w:rFonts w:ascii="Arial" w:eastAsia="Times New Roman" w:hAnsi="Arial" w:cs="Arial"/>
            <w:sz w:val="20"/>
            <w:szCs w:val="20"/>
          </w:rPr>
          <w:t xml:space="preserve"> rate</w:t>
        </w:r>
      </w:ins>
      <w:ins w:id="121" w:author="Microsoft Office User" w:date="2023-07-10T12:33:00Z">
        <w:r w:rsidR="007141C2">
          <w:rPr>
            <w:rFonts w:ascii="Arial" w:eastAsia="Times New Roman" w:hAnsi="Arial" w:cs="Arial"/>
            <w:sz w:val="20"/>
            <w:szCs w:val="20"/>
          </w:rPr>
          <w:t xml:space="preserve"> and the archaeal genus </w:t>
        </w:r>
        <w:proofErr w:type="spellStart"/>
        <w:r w:rsidR="007141C2">
          <w:rPr>
            <w:rFonts w:ascii="Arial" w:eastAsia="Times New Roman" w:hAnsi="Arial" w:cs="Arial"/>
            <w:i/>
            <w:iCs/>
            <w:sz w:val="20"/>
            <w:szCs w:val="20"/>
          </w:rPr>
          <w:t>Nitrosopumilis</w:t>
        </w:r>
      </w:ins>
      <w:proofErr w:type="spellEnd"/>
      <w:ins w:id="122" w:author="Microsoft Office User" w:date="2023-07-10T12:35:00Z">
        <w:r w:rsidR="007141C2">
          <w:rPr>
            <w:rFonts w:ascii="Arial" w:eastAsia="Times New Roman" w:hAnsi="Arial" w:cs="Arial"/>
            <w:i/>
            <w:iCs/>
            <w:sz w:val="20"/>
            <w:szCs w:val="20"/>
          </w:rPr>
          <w:t xml:space="preserve"> </w:t>
        </w:r>
        <w:r w:rsidR="007141C2">
          <w:rPr>
            <w:rFonts w:ascii="Arial" w:eastAsia="Times New Roman" w:hAnsi="Arial" w:cs="Arial"/>
            <w:sz w:val="20"/>
            <w:szCs w:val="20"/>
          </w:rPr>
          <w:t>(</w:t>
        </w:r>
        <w:commentRangeStart w:id="123"/>
        <w:r w:rsidR="007141C2">
          <w:rPr>
            <w:rFonts w:ascii="Arial" w:eastAsia="Times New Roman" w:hAnsi="Arial" w:cs="Arial"/>
            <w:sz w:val="20"/>
            <w:szCs w:val="20"/>
          </w:rPr>
          <w:t>Supplementary Information</w:t>
        </w:r>
      </w:ins>
      <w:commentRangeEnd w:id="123"/>
      <w:ins w:id="124" w:author="Microsoft Office User" w:date="2023-08-09T11:58:00Z">
        <w:r w:rsidR="00D44B56">
          <w:rPr>
            <w:rStyle w:val="CommentReference"/>
            <w:rFonts w:ascii="Times New Roman" w:eastAsia="Times New Roman" w:hAnsi="Times New Roman" w:cs="Times New Roman"/>
          </w:rPr>
          <w:commentReference w:id="123"/>
        </w:r>
        <w:r w:rsidR="00D44B56">
          <w:rPr>
            <w:rFonts w:ascii="Arial" w:eastAsia="Times New Roman" w:hAnsi="Arial" w:cs="Arial"/>
            <w:sz w:val="20"/>
            <w:szCs w:val="20"/>
          </w:rPr>
          <w:t>;</w:t>
        </w:r>
      </w:ins>
      <w:ins w:id="125" w:author="Microsoft Office User" w:date="2023-11-13T17:41:00Z">
        <w:r w:rsidR="00AB043D">
          <w:rPr>
            <w:rFonts w:ascii="Arial" w:eastAsia="Times New Roman" w:hAnsi="Arial" w:cs="Arial"/>
            <w:sz w:val="20"/>
            <w:szCs w:val="20"/>
          </w:rPr>
          <w:t xml:space="preserve"> Supplementary Data Table 9;</w:t>
        </w:r>
      </w:ins>
      <w:ins w:id="126" w:author="Microsoft Office User" w:date="2023-08-09T11:58:00Z">
        <w:r w:rsidR="00D44B56">
          <w:rPr>
            <w:rFonts w:ascii="Arial" w:eastAsia="Times New Roman" w:hAnsi="Arial" w:cs="Arial"/>
            <w:sz w:val="20"/>
            <w:szCs w:val="20"/>
          </w:rPr>
          <w:t xml:space="preserve"> </w:t>
        </w:r>
      </w:ins>
      <w:ins w:id="127" w:author="Microsoft Office User" w:date="2023-11-13T17:51:00Z">
        <w:r w:rsidR="003D7494">
          <w:rPr>
            <w:rFonts w:ascii="Arial" w:eastAsia="Times New Roman" w:hAnsi="Arial" w:cs="Arial"/>
            <w:sz w:val="20"/>
            <w:szCs w:val="20"/>
          </w:rPr>
          <w:t>Fig. S3</w:t>
        </w:r>
      </w:ins>
      <w:ins w:id="128" w:author="Microsoft Office User" w:date="2023-07-10T12:35:00Z">
        <w:r w:rsidR="007141C2">
          <w:rPr>
            <w:rFonts w:ascii="Arial" w:eastAsia="Times New Roman" w:hAnsi="Arial" w:cs="Arial"/>
            <w:sz w:val="20"/>
            <w:szCs w:val="20"/>
          </w:rPr>
          <w:t>)</w:t>
        </w:r>
      </w:ins>
      <w:ins w:id="129" w:author="Microsoft Office User" w:date="2023-07-10T12:33:00Z">
        <w:r w:rsidR="007141C2">
          <w:rPr>
            <w:rFonts w:ascii="Arial" w:eastAsia="Times New Roman" w:hAnsi="Arial" w:cs="Arial"/>
            <w:i/>
            <w:iCs/>
            <w:sz w:val="20"/>
            <w:szCs w:val="20"/>
          </w:rPr>
          <w:t xml:space="preserve">. </w:t>
        </w:r>
      </w:ins>
      <w:ins w:id="130" w:author="Microsoft Office User" w:date="2023-07-10T12:34:00Z">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ins>
    </w:p>
    <w:p w14:paraId="63CAF280" w14:textId="08673E77"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ins w:id="131" w:author="Microsoft Office User" w:date="2023-07-10T12:34:00Z">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ins w:id="132" w:author="Microsoft Office User" w:date="2023-07-10T12:34:00Z">
        <w:r w:rsidR="007141C2">
          <w:rPr>
            <w:rFonts w:ascii="Arial" w:eastAsia="Times New Roman" w:hAnsi="Arial" w:cs="Arial"/>
            <w:sz w:val="20"/>
            <w:szCs w:val="20"/>
          </w:rPr>
          <w:t xml:space="preserve"> Overall, </w:t>
        </w:r>
      </w:ins>
      <w:del w:id="133" w:author="Microsoft Office User" w:date="2023-07-10T12:34:00Z">
        <w:r w:rsidRPr="00961490" w:rsidDel="007141C2">
          <w:rPr>
            <w:rFonts w:ascii="Arial" w:eastAsia="Times New Roman" w:hAnsi="Arial" w:cs="Arial"/>
            <w:sz w:val="20"/>
            <w:szCs w:val="20"/>
          </w:rPr>
          <w:delText xml:space="preserve">Thus, </w:delText>
        </w:r>
      </w:del>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32D545F8" w:rsidR="001E011D" w:rsidDel="007141C2" w:rsidRDefault="001E011D" w:rsidP="001E011D">
      <w:pPr>
        <w:rPr>
          <w:del w:id="134" w:author="Microsoft Office User" w:date="2023-07-10T11:44:00Z"/>
          <w:rFonts w:ascii="Arial" w:eastAsia="Times New Roman" w:hAnsi="Arial" w:cs="Arial"/>
          <w:sz w:val="20"/>
          <w:szCs w:val="20"/>
        </w:rPr>
      </w:pPr>
      <w:del w:id="135" w:author="Microsoft Office User" w:date="2023-07-10T11:44:00Z">
        <w:r w:rsidDel="007141C2">
          <w:rPr>
            <w:rFonts w:ascii="Arial" w:eastAsia="Times New Roman" w:hAnsi="Arial" w:cs="Arial"/>
            <w:b/>
            <w:bCs/>
            <w:sz w:val="20"/>
            <w:szCs w:val="20"/>
          </w:rPr>
          <w:delText xml:space="preserve">Other microbes associated with growth rate. </w:delText>
        </w:r>
        <w:r w:rsidDel="007141C2">
          <w:rPr>
            <w:rFonts w:ascii="Arial" w:eastAsia="Times New Roman" w:hAnsi="Arial" w:cs="Arial"/>
            <w:sz w:val="20"/>
            <w:szCs w:val="20"/>
          </w:rPr>
          <w:delText xml:space="preserve">We sought to contextualize our results on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and growth rate by examining whether other dominant microbes had similar associations with changes in coral growth rate over evolution (Supplementary Data Table 9a,</w:delText>
        </w:r>
        <w:r w:rsidR="00DB72A3" w:rsidDel="007141C2">
          <w:rPr>
            <w:rFonts w:ascii="Arial" w:eastAsia="Times New Roman" w:hAnsi="Arial" w:cs="Arial"/>
            <w:sz w:val="20"/>
            <w:szCs w:val="20"/>
          </w:rPr>
          <w:delText xml:space="preserve"> </w:delText>
        </w:r>
        <w:r w:rsidDel="007141C2">
          <w:rPr>
            <w:rFonts w:ascii="Arial" w:eastAsia="Times New Roman" w:hAnsi="Arial" w:cs="Arial"/>
            <w:sz w:val="20"/>
            <w:szCs w:val="20"/>
          </w:rPr>
          <w:delText>b</w:delText>
        </w:r>
        <w:r w:rsidR="00DB72A3" w:rsidDel="007141C2">
          <w:rPr>
            <w:rFonts w:ascii="Arial" w:eastAsia="Times New Roman" w:hAnsi="Arial" w:cs="Arial"/>
            <w:sz w:val="20"/>
            <w:szCs w:val="20"/>
          </w:rPr>
          <w:delText>, Fig. S3</w:delText>
        </w:r>
        <w:r w:rsidDel="007141C2">
          <w:rPr>
            <w:rFonts w:ascii="Arial" w:eastAsia="Times New Roman" w:hAnsi="Arial" w:cs="Arial"/>
            <w:sz w:val="20"/>
            <w:szCs w:val="20"/>
          </w:rPr>
          <w:delText xml:space="preserve">). This analysis revealed several other microbes whose relative abundance in corals where they were present (i.e., excluding zero counts) correlated with coral growth rate. Uncultured Rhodospirillales in family Terasakiellaceae (phylum: Proteobacteria) were strongly and positively correlated with growth in all compartments. Conversely, the relative abundance of </w:delText>
        </w:r>
        <w:r w:rsidDel="007141C2">
          <w:rPr>
            <w:rFonts w:ascii="Arial" w:eastAsia="Times New Roman" w:hAnsi="Arial" w:cs="Arial"/>
            <w:i/>
            <w:iCs/>
            <w:sz w:val="20"/>
            <w:szCs w:val="20"/>
          </w:rPr>
          <w:delText xml:space="preserve">Candidatus </w:delText>
        </w:r>
        <w:r w:rsidDel="007141C2">
          <w:rPr>
            <w:rFonts w:ascii="Arial" w:eastAsia="Times New Roman" w:hAnsi="Arial" w:cs="Arial"/>
            <w:sz w:val="20"/>
            <w:szCs w:val="20"/>
          </w:rPr>
          <w:delText xml:space="preserve">Nitrosopumilis (phylum: Thaumarchaeota) overall or in coral tissue was negatively correlated with growth rate. Finally, the relative abundance of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(phylum: Proteobacteria) in coral mucus was positively correlated with growth. </w:delText>
        </w:r>
      </w:del>
    </w:p>
    <w:p w14:paraId="5FD56AC8" w14:textId="4EAE689D" w:rsidR="001E011D" w:rsidDel="007141C2" w:rsidRDefault="001E011D" w:rsidP="001E011D">
      <w:pPr>
        <w:rPr>
          <w:del w:id="136" w:author="Microsoft Office User" w:date="2023-07-10T11:44:00Z"/>
          <w:rFonts w:ascii="Arial" w:eastAsia="Times New Roman" w:hAnsi="Arial" w:cs="Arial"/>
          <w:sz w:val="20"/>
          <w:szCs w:val="20"/>
        </w:rPr>
      </w:pPr>
      <w:del w:id="137" w:author="Microsoft Office User" w:date="2023-07-10T11:44:00Z">
        <w:r w:rsidDel="007141C2">
          <w:rPr>
            <w:rFonts w:ascii="Arial" w:eastAsia="Times New Roman" w:hAnsi="Arial" w:cs="Arial"/>
            <w:sz w:val="20"/>
            <w:szCs w:val="20"/>
          </w:rPr>
          <w:delText xml:space="preserve">As in our prior </w:delText>
        </w:r>
        <w:r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specific analysis, we repeated these tests including zero counts in order to account for both initial establishment and later increases or reductions in abundance (rather than changes in abundance only). The results were similar, except that </w:delText>
        </w:r>
        <w:r w:rsidDel="007141C2">
          <w:rPr>
            <w:rFonts w:ascii="Arial" w:eastAsia="Times New Roman" w:hAnsi="Arial" w:cs="Arial"/>
            <w:i/>
            <w:iCs/>
            <w:sz w:val="20"/>
            <w:szCs w:val="20"/>
          </w:rPr>
          <w:delText xml:space="preserve">Pseudomonas </w:delText>
        </w:r>
        <w:r w:rsidDel="007141C2">
          <w:rPr>
            <w:rFonts w:ascii="Arial" w:eastAsia="Times New Roman" w:hAnsi="Arial" w:cs="Arial"/>
            <w:sz w:val="20"/>
            <w:szCs w:val="20"/>
          </w:rPr>
          <w:delText xml:space="preserve">in mucus and uncultured Myxococcales in skeleton were significantly associated with growth rate, while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 xml:space="preserve">and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were not. Thus, associations between host traits and the microbiome may in some cases depend only on presence or absence, while in other cases like </w:delText>
        </w:r>
        <w:r w:rsidRPr="00A80437"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 these host-microbiome associations may track expansions or contractions in microbial relative abundance.</w:delText>
        </w:r>
      </w:del>
    </w:p>
    <w:p w14:paraId="6A287017" w14:textId="6BA4D5D3" w:rsidR="001E011D" w:rsidDel="007141C2" w:rsidRDefault="001E011D" w:rsidP="00961490">
      <w:pPr>
        <w:rPr>
          <w:del w:id="138" w:author="Microsoft Office User" w:date="2023-07-10T11:44:00Z"/>
          <w:rFonts w:ascii="Arial" w:eastAsia="Times New Roman" w:hAnsi="Arial" w:cs="Arial"/>
          <w:sz w:val="20"/>
          <w:szCs w:val="20"/>
        </w:rPr>
      </w:pPr>
      <w:del w:id="139" w:author="Microsoft Office User" w:date="2023-07-10T11:44:00Z">
        <w:r w:rsidDel="007141C2">
          <w:rPr>
            <w:rFonts w:ascii="Arial" w:eastAsia="Times New Roman" w:hAnsi="Arial" w:cs="Arial"/>
            <w:sz w:val="20"/>
            <w:szCs w:val="20"/>
          </w:rPr>
          <w:delText xml:space="preserve">Overall, these results suggest that while several microbial taxa correlate positively or negatively with coral growth rates,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appears unique in its association with both growth and disease.</w:delText>
        </w:r>
      </w:del>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w:t>
      </w:r>
      <w:r w:rsidRPr="00961490">
        <w:rPr>
          <w:rFonts w:ascii="Arial" w:eastAsia="Times New Roman" w:hAnsi="Arial" w:cs="Arial"/>
          <w:sz w:val="20"/>
          <w:szCs w:val="20"/>
        </w:rPr>
        <w:lastRenderedPageBreak/>
        <w:t>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ins w:id="140" w:author="Microsoft Office User" w:date="2023-07-10T12:26:00Z">
        <w:r w:rsidR="007141C2">
          <w:rPr>
            <w:rFonts w:ascii="Arial" w:eastAsia="Times New Roman" w:hAnsi="Arial" w:cs="Arial"/>
            <w:sz w:val="20"/>
            <w:szCs w:val="20"/>
          </w:rPr>
          <w:t xml:space="preserve"> </w:t>
        </w:r>
      </w:ins>
    </w:p>
    <w:p w14:paraId="6D9F2D79" w14:textId="65C621E7" w:rsidR="00961490" w:rsidRPr="00384E59" w:rsidRDefault="00961490" w:rsidP="00961490">
      <w:pPr>
        <w:rPr>
          <w:rFonts w:ascii="Arial" w:eastAsia="Times New Roman" w:hAnsi="Arial" w:cs="Arial"/>
          <w:color w:val="000000" w:themeColor="text1"/>
          <w:sz w:val="20"/>
          <w:szCs w:val="20"/>
          <w:rPrChange w:id="141" w:author="Microsoft Office User" w:date="2023-11-13T17:59:00Z">
            <w:rPr>
              <w:rFonts w:ascii="Arial" w:eastAsia="Times New Roman" w:hAnsi="Arial" w:cs="Arial"/>
              <w:color w:val="24292F"/>
              <w:sz w:val="20"/>
              <w:szCs w:val="20"/>
            </w:rPr>
          </w:rPrChange>
        </w:rPr>
      </w:pPr>
      <w:r w:rsidRPr="00384E59">
        <w:rPr>
          <w:rFonts w:ascii="Arial" w:eastAsia="Times New Roman" w:hAnsi="Arial" w:cs="Arial"/>
          <w:b/>
          <w:color w:val="000000" w:themeColor="text1"/>
          <w:sz w:val="20"/>
          <w:szCs w:val="20"/>
          <w:highlight w:val="white"/>
          <w:rPrChange w:id="142" w:author="Microsoft Office User" w:date="2023-11-13T17:59:00Z">
            <w:rPr>
              <w:rFonts w:ascii="Arial" w:eastAsia="Times New Roman" w:hAnsi="Arial" w:cs="Arial"/>
              <w:b/>
              <w:color w:val="24292F"/>
              <w:sz w:val="20"/>
              <w:szCs w:val="20"/>
              <w:highlight w:val="white"/>
            </w:rPr>
          </w:rPrChange>
        </w:rPr>
        <w:t xml:space="preserve">Phylogenetic path analysis of growth, disease, and </w:t>
      </w:r>
      <w:r w:rsidRPr="00384E59">
        <w:rPr>
          <w:rFonts w:ascii="Arial" w:eastAsia="Times New Roman" w:hAnsi="Arial" w:cs="Arial"/>
          <w:b/>
          <w:i/>
          <w:color w:val="000000" w:themeColor="text1"/>
          <w:sz w:val="20"/>
          <w:szCs w:val="20"/>
          <w:highlight w:val="white"/>
          <w:rPrChange w:id="143" w:author="Microsoft Office User" w:date="2023-11-13T17:59:00Z">
            <w:rPr>
              <w:rFonts w:ascii="Arial" w:eastAsia="Times New Roman" w:hAnsi="Arial" w:cs="Arial"/>
              <w:b/>
              <w:i/>
              <w:color w:val="24292F"/>
              <w:sz w:val="20"/>
              <w:szCs w:val="20"/>
              <w:highlight w:val="white"/>
            </w:rPr>
          </w:rPrChange>
        </w:rPr>
        <w:t xml:space="preserve">Endozoicomonas </w:t>
      </w:r>
      <w:r w:rsidRPr="00384E59">
        <w:rPr>
          <w:rFonts w:ascii="Arial" w:eastAsia="Times New Roman" w:hAnsi="Arial" w:cs="Arial"/>
          <w:b/>
          <w:color w:val="000000" w:themeColor="text1"/>
          <w:sz w:val="20"/>
          <w:szCs w:val="20"/>
          <w:highlight w:val="white"/>
          <w:rPrChange w:id="144" w:author="Microsoft Office User" w:date="2023-11-13T17:59:00Z">
            <w:rPr>
              <w:rFonts w:ascii="Arial" w:eastAsia="Times New Roman" w:hAnsi="Arial" w:cs="Arial"/>
              <w:b/>
              <w:color w:val="24292F"/>
              <w:sz w:val="20"/>
              <w:szCs w:val="20"/>
              <w:highlight w:val="white"/>
            </w:rPr>
          </w:rPrChange>
        </w:rPr>
        <w:t xml:space="preserve">abundance. </w:t>
      </w:r>
      <w:r w:rsidRPr="00384E59">
        <w:rPr>
          <w:rFonts w:ascii="Arial" w:eastAsia="Times New Roman" w:hAnsi="Arial" w:cs="Arial"/>
          <w:color w:val="000000" w:themeColor="text1"/>
          <w:sz w:val="20"/>
          <w:szCs w:val="20"/>
          <w:highlight w:val="white"/>
          <w:rPrChange w:id="145" w:author="Microsoft Office User" w:date="2023-11-13T17:59:00Z">
            <w:rPr>
              <w:rFonts w:ascii="Arial" w:eastAsia="Times New Roman" w:hAnsi="Arial" w:cs="Arial"/>
              <w:color w:val="24292F"/>
              <w:sz w:val="20"/>
              <w:szCs w:val="20"/>
              <w:highlight w:val="white"/>
            </w:rPr>
          </w:rPrChange>
        </w:rPr>
        <w:t xml:space="preserve">The univariate correlations between </w:t>
      </w:r>
      <w:r w:rsidRPr="00384E59">
        <w:rPr>
          <w:rFonts w:ascii="Arial" w:eastAsia="Times New Roman" w:hAnsi="Arial" w:cs="Arial"/>
          <w:i/>
          <w:color w:val="000000" w:themeColor="text1"/>
          <w:sz w:val="20"/>
          <w:szCs w:val="20"/>
          <w:highlight w:val="white"/>
          <w:rPrChange w:id="146" w:author="Microsoft Office User" w:date="2023-11-13T17:59:00Z">
            <w:rPr>
              <w:rFonts w:ascii="Arial" w:eastAsia="Times New Roman" w:hAnsi="Arial" w:cs="Arial"/>
              <w:i/>
              <w:color w:val="24292F"/>
              <w:sz w:val="20"/>
              <w:szCs w:val="20"/>
              <w:highlight w:val="white"/>
            </w:rPr>
          </w:rPrChange>
        </w:rPr>
        <w:t xml:space="preserve">Endozoicomonas, </w:t>
      </w:r>
      <w:r w:rsidRPr="00384E59">
        <w:rPr>
          <w:rFonts w:ascii="Arial" w:eastAsia="Times New Roman" w:hAnsi="Arial" w:cs="Arial"/>
          <w:color w:val="000000" w:themeColor="text1"/>
          <w:sz w:val="20"/>
          <w:szCs w:val="20"/>
          <w:highlight w:val="white"/>
          <w:rPrChange w:id="147" w:author="Microsoft Office User" w:date="2023-11-13T17:59:00Z">
            <w:rPr>
              <w:rFonts w:ascii="Arial" w:eastAsia="Times New Roman" w:hAnsi="Arial" w:cs="Arial"/>
              <w:color w:val="24292F"/>
              <w:sz w:val="20"/>
              <w:szCs w:val="20"/>
              <w:highlight w:val="white"/>
            </w:rPr>
          </w:rPrChange>
        </w:rPr>
        <w:t>host disease susceptibility and growth rate raise the question of the direction of causality by which these factors have become non-randomly associated during coral evolution. Using phylogenetic path analysis (Methods), we compar</w:t>
      </w:r>
      <w:r w:rsidRPr="00384E59">
        <w:rPr>
          <w:rFonts w:ascii="Arial" w:eastAsia="Times New Roman" w:hAnsi="Arial" w:cs="Arial"/>
          <w:color w:val="000000" w:themeColor="text1"/>
          <w:sz w:val="20"/>
          <w:szCs w:val="20"/>
          <w:rPrChange w:id="148" w:author="Microsoft Office User" w:date="2023-11-13T17:59:00Z">
            <w:rPr>
              <w:rFonts w:ascii="Arial" w:eastAsia="Times New Roman" w:hAnsi="Arial" w:cs="Arial"/>
              <w:color w:val="24292F"/>
              <w:sz w:val="20"/>
              <w:szCs w:val="20"/>
            </w:rPr>
          </w:rPrChange>
        </w:rPr>
        <w:t xml:space="preserve">ed 14 models of the relationship between </w:t>
      </w:r>
      <w:r w:rsidRPr="00384E59">
        <w:rPr>
          <w:rFonts w:ascii="Arial" w:eastAsia="Times New Roman" w:hAnsi="Arial" w:cs="Arial"/>
          <w:i/>
          <w:color w:val="000000" w:themeColor="text1"/>
          <w:sz w:val="20"/>
          <w:szCs w:val="20"/>
          <w:rPrChange w:id="149" w:author="Microsoft Office User" w:date="2023-11-13T17:59:00Z">
            <w:rPr>
              <w:rFonts w:ascii="Arial" w:eastAsia="Times New Roman" w:hAnsi="Arial" w:cs="Arial"/>
              <w:i/>
              <w:color w:val="24292F"/>
              <w:sz w:val="20"/>
              <w:szCs w:val="20"/>
            </w:rPr>
          </w:rPrChange>
        </w:rPr>
        <w:t xml:space="preserve">Endozoicomonas </w:t>
      </w:r>
      <w:r w:rsidRPr="00384E59">
        <w:rPr>
          <w:rFonts w:ascii="Arial" w:eastAsia="Times New Roman" w:hAnsi="Arial" w:cs="Arial"/>
          <w:color w:val="000000" w:themeColor="text1"/>
          <w:sz w:val="20"/>
          <w:szCs w:val="20"/>
          <w:rPrChange w:id="150" w:author="Microsoft Office User" w:date="2023-11-13T17:59:00Z">
            <w:rPr>
              <w:rFonts w:ascii="Arial" w:eastAsia="Times New Roman" w:hAnsi="Arial" w:cs="Arial"/>
              <w:color w:val="24292F"/>
              <w:sz w:val="20"/>
              <w:szCs w:val="20"/>
            </w:rPr>
          </w:rPrChange>
        </w:rPr>
        <w:t>relative abundance, disease susceptibility, and growth rate (Supplementary Data Table 1</w:t>
      </w:r>
      <w:r w:rsidR="001E011D" w:rsidRPr="00384E59">
        <w:rPr>
          <w:rFonts w:ascii="Arial" w:eastAsia="Times New Roman" w:hAnsi="Arial" w:cs="Arial"/>
          <w:color w:val="000000" w:themeColor="text1"/>
          <w:sz w:val="20"/>
          <w:szCs w:val="20"/>
          <w:rPrChange w:id="151" w:author="Microsoft Office User" w:date="2023-11-13T17:59:00Z">
            <w:rPr>
              <w:rFonts w:ascii="Arial" w:eastAsia="Times New Roman" w:hAnsi="Arial" w:cs="Arial"/>
              <w:color w:val="24292F"/>
              <w:sz w:val="20"/>
              <w:szCs w:val="20"/>
            </w:rPr>
          </w:rPrChange>
        </w:rPr>
        <w:t>1</w:t>
      </w:r>
      <w:r w:rsidRPr="00384E59">
        <w:rPr>
          <w:rFonts w:ascii="Arial" w:eastAsia="Times New Roman" w:hAnsi="Arial" w:cs="Arial"/>
          <w:color w:val="000000" w:themeColor="text1"/>
          <w:sz w:val="20"/>
          <w:szCs w:val="20"/>
          <w:rPrChange w:id="152" w:author="Microsoft Office User" w:date="2023-11-13T17:59:00Z">
            <w:rPr>
              <w:rFonts w:ascii="Arial" w:eastAsia="Times New Roman" w:hAnsi="Arial" w:cs="Arial"/>
              <w:color w:val="24292F"/>
              <w:sz w:val="20"/>
              <w:szCs w:val="20"/>
            </w:rPr>
          </w:rPrChange>
        </w:rPr>
        <w:t xml:space="preserve">a, </w:t>
      </w:r>
      <w:r w:rsidR="00DB72A3" w:rsidRPr="00384E59">
        <w:rPr>
          <w:rFonts w:ascii="Arial" w:eastAsia="Times New Roman" w:hAnsi="Arial" w:cs="Arial"/>
          <w:color w:val="000000" w:themeColor="text1"/>
          <w:sz w:val="20"/>
          <w:szCs w:val="20"/>
          <w:rPrChange w:id="153" w:author="Microsoft Office User" w:date="2023-11-13T17:59:00Z">
            <w:rPr>
              <w:rFonts w:ascii="Arial" w:eastAsia="Times New Roman" w:hAnsi="Arial" w:cs="Arial"/>
              <w:color w:val="24292F"/>
              <w:sz w:val="20"/>
              <w:szCs w:val="20"/>
            </w:rPr>
          </w:rPrChange>
        </w:rPr>
        <w:t>Fig. S4</w:t>
      </w:r>
      <w:r w:rsidRPr="00384E59">
        <w:rPr>
          <w:rFonts w:ascii="Arial" w:eastAsia="Times New Roman" w:hAnsi="Arial" w:cs="Arial"/>
          <w:color w:val="000000" w:themeColor="text1"/>
          <w:sz w:val="20"/>
          <w:szCs w:val="20"/>
          <w:rPrChange w:id="154" w:author="Microsoft Office User" w:date="2023-11-13T17:59:00Z">
            <w:rPr>
              <w:rFonts w:ascii="Arial" w:eastAsia="Times New Roman" w:hAnsi="Arial" w:cs="Arial"/>
              <w:color w:val="24292F"/>
              <w:sz w:val="20"/>
              <w:szCs w:val="20"/>
            </w:rPr>
          </w:rPrChange>
        </w:rPr>
        <w:t xml:space="preserve">). </w:t>
      </w:r>
    </w:p>
    <w:p w14:paraId="1C3E3430" w14:textId="00265F1C" w:rsidR="007141C2" w:rsidRPr="00384E59" w:rsidRDefault="00961490" w:rsidP="00961490">
      <w:pPr>
        <w:rPr>
          <w:ins w:id="155" w:author="Microsoft Office User" w:date="2023-07-10T12:27:00Z"/>
          <w:rFonts w:ascii="Arial" w:eastAsia="Times New Roman" w:hAnsi="Arial" w:cs="Arial"/>
          <w:color w:val="000000" w:themeColor="text1"/>
          <w:sz w:val="20"/>
          <w:szCs w:val="20"/>
          <w:rPrChange w:id="156" w:author="Microsoft Office User" w:date="2023-11-13T17:59:00Z">
            <w:rPr>
              <w:ins w:id="157" w:author="Microsoft Office User" w:date="2023-07-10T12:27:00Z"/>
              <w:rFonts w:ascii="Arial" w:eastAsia="Times New Roman" w:hAnsi="Arial" w:cs="Arial"/>
              <w:color w:val="24292F"/>
              <w:sz w:val="20"/>
              <w:szCs w:val="20"/>
            </w:rPr>
          </w:rPrChange>
        </w:rPr>
      </w:pPr>
      <w:r w:rsidRPr="00384E59">
        <w:rPr>
          <w:rFonts w:ascii="Arial" w:eastAsia="Times New Roman" w:hAnsi="Arial" w:cs="Arial"/>
          <w:color w:val="000000" w:themeColor="text1"/>
          <w:sz w:val="20"/>
          <w:szCs w:val="20"/>
          <w:rPrChange w:id="158" w:author="Microsoft Office User" w:date="2023-11-13T17:59:00Z">
            <w:rPr>
              <w:rFonts w:ascii="Arial" w:eastAsia="Times New Roman" w:hAnsi="Arial" w:cs="Arial"/>
              <w:color w:val="24292F"/>
              <w:sz w:val="20"/>
              <w:szCs w:val="20"/>
            </w:rPr>
          </w:rPrChange>
        </w:rPr>
        <w:t>As is common in this type of analysis, more than one model was consistent with the data. However, none of the top models using either BM (Supplementary Table 1</w:t>
      </w:r>
      <w:r w:rsidR="001E011D" w:rsidRPr="00384E59">
        <w:rPr>
          <w:rFonts w:ascii="Arial" w:eastAsia="Times New Roman" w:hAnsi="Arial" w:cs="Arial"/>
          <w:color w:val="000000" w:themeColor="text1"/>
          <w:sz w:val="20"/>
          <w:szCs w:val="20"/>
          <w:rPrChange w:id="159" w:author="Microsoft Office User" w:date="2023-11-13T17:59:00Z">
            <w:rPr>
              <w:rFonts w:ascii="Arial" w:eastAsia="Times New Roman" w:hAnsi="Arial" w:cs="Arial"/>
              <w:color w:val="24292F"/>
              <w:sz w:val="20"/>
              <w:szCs w:val="20"/>
            </w:rPr>
          </w:rPrChange>
        </w:rPr>
        <w:t>1</w:t>
      </w:r>
      <w:r w:rsidRPr="00384E59">
        <w:rPr>
          <w:rFonts w:ascii="Arial" w:eastAsia="Times New Roman" w:hAnsi="Arial" w:cs="Arial"/>
          <w:color w:val="000000" w:themeColor="text1"/>
          <w:sz w:val="20"/>
          <w:szCs w:val="20"/>
          <w:rPrChange w:id="160" w:author="Microsoft Office User" w:date="2023-11-13T17:59:00Z">
            <w:rPr>
              <w:rFonts w:ascii="Arial" w:eastAsia="Times New Roman" w:hAnsi="Arial" w:cs="Arial"/>
              <w:color w:val="24292F"/>
              <w:sz w:val="20"/>
              <w:szCs w:val="20"/>
            </w:rPr>
          </w:rPrChange>
        </w:rPr>
        <w:t xml:space="preserve">b) or </w:t>
      </w:r>
      <w:proofErr w:type="spellStart"/>
      <w:r w:rsidRPr="00384E59">
        <w:rPr>
          <w:rFonts w:ascii="Arial" w:eastAsia="Times New Roman" w:hAnsi="Arial" w:cs="Arial"/>
          <w:color w:val="000000" w:themeColor="text1"/>
          <w:sz w:val="20"/>
          <w:szCs w:val="20"/>
          <w:rPrChange w:id="161" w:author="Microsoft Office User" w:date="2023-11-13T17:59:00Z">
            <w:rPr>
              <w:rFonts w:ascii="Arial" w:eastAsia="Times New Roman" w:hAnsi="Arial" w:cs="Arial"/>
              <w:color w:val="24292F"/>
              <w:sz w:val="20"/>
              <w:szCs w:val="20"/>
            </w:rPr>
          </w:rPrChange>
        </w:rPr>
        <w:t>Pagel’s</w:t>
      </w:r>
      <w:proofErr w:type="spellEnd"/>
      <w:r w:rsidRPr="00384E59">
        <w:rPr>
          <w:rFonts w:ascii="Arial" w:eastAsia="Times New Roman" w:hAnsi="Arial" w:cs="Arial"/>
          <w:color w:val="000000" w:themeColor="text1"/>
          <w:sz w:val="20"/>
          <w:szCs w:val="20"/>
          <w:rPrChange w:id="162" w:author="Microsoft Office User" w:date="2023-11-13T17:59:00Z">
            <w:rPr>
              <w:rFonts w:ascii="Arial" w:eastAsia="Times New Roman" w:hAnsi="Arial" w:cs="Arial"/>
              <w:color w:val="24292F"/>
              <w:sz w:val="20"/>
              <w:szCs w:val="20"/>
            </w:rPr>
          </w:rPrChange>
        </w:rPr>
        <w:t xml:space="preserve"> lambda (Supplementary Data Table 1</w:t>
      </w:r>
      <w:r w:rsidR="001E011D" w:rsidRPr="00384E59">
        <w:rPr>
          <w:rFonts w:ascii="Arial" w:eastAsia="Times New Roman" w:hAnsi="Arial" w:cs="Arial"/>
          <w:color w:val="000000" w:themeColor="text1"/>
          <w:sz w:val="20"/>
          <w:szCs w:val="20"/>
          <w:rPrChange w:id="163" w:author="Microsoft Office User" w:date="2023-11-13T17:59:00Z">
            <w:rPr>
              <w:rFonts w:ascii="Arial" w:eastAsia="Times New Roman" w:hAnsi="Arial" w:cs="Arial"/>
              <w:color w:val="24292F"/>
              <w:sz w:val="20"/>
              <w:szCs w:val="20"/>
            </w:rPr>
          </w:rPrChange>
        </w:rPr>
        <w:t>1</w:t>
      </w:r>
      <w:r w:rsidRPr="00384E59">
        <w:rPr>
          <w:rFonts w:ascii="Arial" w:eastAsia="Times New Roman" w:hAnsi="Arial" w:cs="Arial"/>
          <w:color w:val="000000" w:themeColor="text1"/>
          <w:sz w:val="20"/>
          <w:szCs w:val="20"/>
          <w:rPrChange w:id="164" w:author="Microsoft Office User" w:date="2023-11-13T17:59:00Z">
            <w:rPr>
              <w:rFonts w:ascii="Arial" w:eastAsia="Times New Roman" w:hAnsi="Arial" w:cs="Arial"/>
              <w:color w:val="24292F"/>
              <w:sz w:val="20"/>
              <w:szCs w:val="20"/>
            </w:rPr>
          </w:rPrChange>
        </w:rPr>
        <w:t xml:space="preserve">c) suggested that disease influenced growth rate or vice versa without the influence of </w:t>
      </w:r>
      <w:r w:rsidRPr="00384E59">
        <w:rPr>
          <w:rFonts w:ascii="Arial" w:eastAsia="Times New Roman" w:hAnsi="Arial" w:cs="Arial"/>
          <w:i/>
          <w:color w:val="000000" w:themeColor="text1"/>
          <w:sz w:val="20"/>
          <w:szCs w:val="20"/>
          <w:rPrChange w:id="165" w:author="Microsoft Office User" w:date="2023-11-13T17:59:00Z">
            <w:rPr>
              <w:rFonts w:ascii="Arial" w:eastAsia="Times New Roman" w:hAnsi="Arial" w:cs="Arial"/>
              <w:i/>
              <w:color w:val="24292F"/>
              <w:sz w:val="20"/>
              <w:szCs w:val="20"/>
            </w:rPr>
          </w:rPrChange>
        </w:rPr>
        <w:t xml:space="preserve">Endozoicomonas </w:t>
      </w:r>
      <w:r w:rsidRPr="00384E59">
        <w:rPr>
          <w:rFonts w:ascii="Arial" w:eastAsia="Times New Roman" w:hAnsi="Arial" w:cs="Arial"/>
          <w:color w:val="000000" w:themeColor="text1"/>
          <w:sz w:val="20"/>
          <w:szCs w:val="20"/>
          <w:rPrChange w:id="166" w:author="Microsoft Office User" w:date="2023-11-13T17:59:00Z">
            <w:rPr>
              <w:rFonts w:ascii="Arial" w:eastAsia="Times New Roman" w:hAnsi="Arial" w:cs="Arial"/>
              <w:color w:val="24292F"/>
              <w:sz w:val="20"/>
              <w:szCs w:val="20"/>
            </w:rPr>
          </w:rPrChange>
        </w:rPr>
        <w:t>(Fig</w:t>
      </w:r>
      <w:r w:rsidR="00DB72A3" w:rsidRPr="00384E59">
        <w:rPr>
          <w:rFonts w:ascii="Arial" w:eastAsia="Times New Roman" w:hAnsi="Arial" w:cs="Arial"/>
          <w:color w:val="000000" w:themeColor="text1"/>
          <w:sz w:val="20"/>
          <w:szCs w:val="20"/>
          <w:rPrChange w:id="167" w:author="Microsoft Office User" w:date="2023-11-13T17:59:00Z">
            <w:rPr>
              <w:rFonts w:ascii="Arial" w:eastAsia="Times New Roman" w:hAnsi="Arial" w:cs="Arial"/>
              <w:color w:val="24292F"/>
              <w:sz w:val="20"/>
              <w:szCs w:val="20"/>
            </w:rPr>
          </w:rPrChange>
        </w:rPr>
        <w:t>.</w:t>
      </w:r>
      <w:r w:rsidRPr="00384E59">
        <w:rPr>
          <w:rFonts w:ascii="Arial" w:eastAsia="Times New Roman" w:hAnsi="Arial" w:cs="Arial"/>
          <w:color w:val="000000" w:themeColor="text1"/>
          <w:sz w:val="20"/>
          <w:szCs w:val="20"/>
          <w:rPrChange w:id="168" w:author="Microsoft Office User" w:date="2023-11-13T17:59:00Z">
            <w:rPr>
              <w:rFonts w:ascii="Arial" w:eastAsia="Times New Roman" w:hAnsi="Arial" w:cs="Arial"/>
              <w:color w:val="24292F"/>
              <w:sz w:val="20"/>
              <w:szCs w:val="20"/>
            </w:rPr>
          </w:rPrChange>
        </w:rPr>
        <w:t xml:space="preserve"> 3D), and all significant models include </w:t>
      </w:r>
      <w:r w:rsidRPr="00384E59">
        <w:rPr>
          <w:rFonts w:ascii="Arial" w:eastAsia="Times New Roman" w:hAnsi="Arial" w:cs="Arial"/>
          <w:i/>
          <w:color w:val="000000" w:themeColor="text1"/>
          <w:sz w:val="20"/>
          <w:szCs w:val="20"/>
          <w:rPrChange w:id="169" w:author="Microsoft Office User" w:date="2023-11-13T17:59:00Z">
            <w:rPr>
              <w:rFonts w:ascii="Arial" w:eastAsia="Times New Roman" w:hAnsi="Arial" w:cs="Arial"/>
              <w:i/>
              <w:color w:val="24292F"/>
              <w:sz w:val="20"/>
              <w:szCs w:val="20"/>
            </w:rPr>
          </w:rPrChange>
        </w:rPr>
        <w:t>Endozoicomonas</w:t>
      </w:r>
      <w:r w:rsidRPr="00384E59">
        <w:rPr>
          <w:rFonts w:ascii="Arial" w:eastAsia="Times New Roman" w:hAnsi="Arial" w:cs="Arial"/>
          <w:color w:val="000000" w:themeColor="text1"/>
          <w:sz w:val="20"/>
          <w:szCs w:val="20"/>
          <w:rPrChange w:id="170" w:author="Microsoft Office User" w:date="2023-11-13T17:59:00Z">
            <w:rPr>
              <w:rFonts w:ascii="Arial" w:eastAsia="Times New Roman" w:hAnsi="Arial" w:cs="Arial"/>
              <w:color w:val="24292F"/>
              <w:sz w:val="20"/>
              <w:szCs w:val="20"/>
            </w:rPr>
          </w:rPrChange>
        </w:rPr>
        <w:t xml:space="preserve">. Thus, while the precise feedback remains to be determined, causality analysis suggests that, in some capacity, </w:t>
      </w:r>
      <w:r w:rsidRPr="00384E59">
        <w:rPr>
          <w:rFonts w:ascii="Arial" w:eastAsia="Times New Roman" w:hAnsi="Arial" w:cs="Arial"/>
          <w:i/>
          <w:color w:val="000000" w:themeColor="text1"/>
          <w:sz w:val="20"/>
          <w:szCs w:val="20"/>
          <w:rPrChange w:id="171" w:author="Microsoft Office User" w:date="2023-11-13T17:59:00Z">
            <w:rPr>
              <w:rFonts w:ascii="Arial" w:eastAsia="Times New Roman" w:hAnsi="Arial" w:cs="Arial"/>
              <w:i/>
              <w:color w:val="24292F"/>
              <w:sz w:val="20"/>
              <w:szCs w:val="20"/>
            </w:rPr>
          </w:rPrChange>
        </w:rPr>
        <w:t>Endozoicomonas</w:t>
      </w:r>
      <w:r w:rsidRPr="00384E59">
        <w:rPr>
          <w:rFonts w:ascii="Arial" w:eastAsia="Times New Roman" w:hAnsi="Arial" w:cs="Arial"/>
          <w:color w:val="000000" w:themeColor="text1"/>
          <w:sz w:val="20"/>
          <w:szCs w:val="20"/>
          <w:rPrChange w:id="172" w:author="Microsoft Office User" w:date="2023-11-13T17:59:00Z">
            <w:rPr>
              <w:rFonts w:ascii="Arial" w:eastAsia="Times New Roman" w:hAnsi="Arial" w:cs="Arial"/>
              <w:color w:val="24292F"/>
              <w:sz w:val="20"/>
              <w:szCs w:val="20"/>
            </w:rPr>
          </w:rPrChange>
        </w:rPr>
        <w:t xml:space="preserve"> likely mediates growth rate and disease.</w:t>
      </w:r>
    </w:p>
    <w:p w14:paraId="35133737" w14:textId="3AD96422" w:rsidR="007141C2" w:rsidRPr="00961490" w:rsidRDefault="007141C2" w:rsidP="00961490">
      <w:pPr>
        <w:rPr>
          <w:rFonts w:ascii="Arial" w:eastAsia="Times New Roman" w:hAnsi="Arial" w:cs="Arial"/>
          <w:color w:val="24292F"/>
          <w:sz w:val="20"/>
          <w:szCs w:val="20"/>
          <w:highlight w:val="white"/>
        </w:rPr>
      </w:pPr>
      <w:commentRangeStart w:id="173"/>
      <w:ins w:id="174" w:author="Microsoft Office User" w:date="2023-07-10T12:27:00Z">
        <w:r>
          <w:rPr>
            <w:rFonts w:ascii="Arial" w:eastAsia="Times New Roman" w:hAnsi="Arial" w:cs="Arial"/>
            <w:color w:val="24292F"/>
            <w:sz w:val="20"/>
            <w:szCs w:val="20"/>
          </w:rPr>
          <w:t>Discussion</w:t>
        </w:r>
      </w:ins>
      <w:commentRangeEnd w:id="173"/>
      <w:ins w:id="175" w:author="Microsoft Office User" w:date="2023-08-09T12:02:00Z">
        <w:r w:rsidR="00D44B56">
          <w:rPr>
            <w:rStyle w:val="CommentReference"/>
            <w:rFonts w:ascii="Times New Roman" w:eastAsia="Times New Roman" w:hAnsi="Times New Roman" w:cs="Times New Roman"/>
          </w:rPr>
          <w:commentReference w:id="173"/>
        </w:r>
      </w:ins>
    </w:p>
    <w:p w14:paraId="733A4777" w14:textId="5CFD35E5" w:rsidR="00961490" w:rsidRPr="00961490" w:rsidRDefault="00961490" w:rsidP="00961490">
      <w:pPr>
        <w:rPr>
          <w:rFonts w:ascii="Arial" w:eastAsia="Times New Roman" w:hAnsi="Arial" w:cs="Arial"/>
          <w:sz w:val="20"/>
          <w:szCs w:val="20"/>
        </w:rPr>
      </w:pPr>
      <w:del w:id="176" w:author="Microsoft Office User" w:date="2023-07-10T12:27:00Z">
        <w:r w:rsidRPr="00961490" w:rsidDel="007141C2">
          <w:rPr>
            <w:rFonts w:ascii="Arial" w:eastAsia="Times New Roman" w:hAnsi="Arial" w:cs="Arial"/>
            <w:b/>
            <w:sz w:val="20"/>
            <w:szCs w:val="20"/>
          </w:rPr>
          <w:delText xml:space="preserve">Potential mechanisms of action. </w:delText>
        </w:r>
      </w:del>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ins w:id="177" w:author="Microsoft Office User" w:date="2023-07-10T12:27:00Z">
        <w:r w:rsidR="007141C2">
          <w:rPr>
            <w:rFonts w:ascii="Arial" w:eastAsia="Times New Roman" w:hAnsi="Arial" w:cs="Arial"/>
            <w:sz w:val="20"/>
            <w:szCs w:val="20"/>
          </w:rPr>
          <w:t xml:space="preserve"> </w:t>
        </w:r>
      </w:ins>
      <w:del w:id="178" w:author="Microsoft Office User" w:date="2023-07-10T12:27:00Z">
        <w:r w:rsidRPr="00961490" w:rsidDel="007141C2">
          <w:rPr>
            <w:rFonts w:ascii="Arial" w:eastAsia="Times New Roman" w:hAnsi="Arial" w:cs="Arial"/>
            <w:sz w:val="20"/>
            <w:szCs w:val="20"/>
          </w:rPr>
          <w:delText xml:space="preserve"> </w:delText>
        </w:r>
      </w:del>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w:t>
      </w:r>
      <w:r w:rsidRPr="00961490">
        <w:rPr>
          <w:rFonts w:ascii="Arial" w:eastAsia="Times New Roman" w:hAnsi="Arial" w:cs="Arial"/>
          <w:sz w:val="20"/>
          <w:szCs w:val="20"/>
        </w:rPr>
        <w:lastRenderedPageBreak/>
        <w:t xml:space="preserve">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w:t>
      </w:r>
      <w:commentRangeStart w:id="179"/>
      <w:r w:rsidRPr="00961490">
        <w:rPr>
          <w:rFonts w:ascii="Arial" w:eastAsia="Times New Roman" w:hAnsi="Arial" w:cs="Arial"/>
          <w:sz w:val="20"/>
          <w:szCs w:val="20"/>
        </w:rPr>
        <w:t>compelling</w:t>
      </w:r>
      <w:commentRangeEnd w:id="179"/>
      <w:r w:rsidR="00D44B56">
        <w:rPr>
          <w:rStyle w:val="CommentReference"/>
          <w:rFonts w:ascii="Times New Roman" w:eastAsia="Times New Roman" w:hAnsi="Times New Roman" w:cs="Times New Roman"/>
        </w:rPr>
        <w:commentReference w:id="179"/>
      </w:r>
      <w:r w:rsidRPr="00961490">
        <w:rPr>
          <w:rFonts w:ascii="Arial" w:eastAsia="Times New Roman" w:hAnsi="Arial" w:cs="Arial"/>
          <w:sz w:val="20"/>
          <w:szCs w:val="20"/>
        </w:rPr>
        <w:t xml:space="preserve">. </w:t>
      </w:r>
    </w:p>
    <w:p w14:paraId="7E70A7CE" w14:textId="667A477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lineages of corals may grow more quickly under ideal conditions but are more likely to succumb to coral disease. Because much other work has shown that coral disease is exacerbated by global and local </w:t>
      </w:r>
      <w:r w:rsidRPr="00961490">
        <w:rPr>
          <w:rFonts w:ascii="Arial" w:eastAsia="Times New Roman" w:hAnsi="Arial" w:cs="Arial"/>
          <w:sz w:val="20"/>
          <w:szCs w:val="20"/>
        </w:rPr>
        <w:lastRenderedPageBreak/>
        <w:t xml:space="preserve">stressors such as climate-change driven heat waves or local pollution events (33, 38),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1A8B2BA4"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microbial symbiosis does play a causal role in coral life history tradeoffs in the present day, then identifying microbes underlying those tradeoffs may benefit microbiome manipulation for targeted coral conservation and restoration strategies. </w:t>
      </w:r>
      <w:del w:id="180" w:author="Microsoft Office User" w:date="2023-09-29T12:24:00Z">
        <w:r w:rsidRPr="00961490" w:rsidDel="000F0E29">
          <w:rPr>
            <w:rFonts w:ascii="Arial" w:eastAsia="Times New Roman" w:hAnsi="Arial" w:cs="Arial"/>
            <w:sz w:val="20"/>
            <w:szCs w:val="20"/>
          </w:rPr>
          <w:delText xml:space="preserve">While the correlation between </w:delText>
        </w:r>
        <w:r w:rsidRPr="00961490" w:rsidDel="000F0E29">
          <w:rPr>
            <w:rFonts w:ascii="Arial" w:eastAsia="Times New Roman" w:hAnsi="Arial" w:cs="Arial"/>
            <w:i/>
            <w:sz w:val="20"/>
            <w:szCs w:val="20"/>
          </w:rPr>
          <w:delText xml:space="preserve">Endozoicomonas </w:delText>
        </w:r>
        <w:r w:rsidRPr="00961490" w:rsidDel="000F0E29">
          <w:rPr>
            <w:rFonts w:ascii="Arial" w:eastAsia="Times New Roman" w:hAnsi="Arial" w:cs="Arial"/>
            <w:sz w:val="20"/>
            <w:szCs w:val="20"/>
          </w:rPr>
          <w:delTex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w:delText>
        </w:r>
      </w:del>
      <w:r w:rsidRPr="00961490">
        <w:rPr>
          <w:rFonts w:ascii="Arial" w:eastAsia="Times New Roman" w:hAnsi="Arial" w:cs="Arial"/>
          <w:sz w:val="20"/>
          <w:szCs w:val="20"/>
        </w:rPr>
        <w:t xml:space="preserve">For example, microbial screening (e.g., (51))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ins w:id="181" w:author="Microsoft Office User" w:date="2023-09-29T12:24:00Z">
        <w:r w:rsidR="000F0E29">
          <w:rPr>
            <w:rFonts w:ascii="Arial" w:eastAsia="Times New Roman" w:hAnsi="Arial" w:cs="Arial"/>
            <w:sz w:val="20"/>
            <w:szCs w:val="20"/>
          </w:rPr>
          <w:t xml:space="preserve">ication of </w:t>
        </w:r>
      </w:ins>
      <w:del w:id="182" w:author="Microsoft Office User" w:date="2023-09-29T12:24:00Z">
        <w:r w:rsidRPr="00961490" w:rsidDel="000F0E29">
          <w:rPr>
            <w:rFonts w:ascii="Arial" w:eastAsia="Times New Roman" w:hAnsi="Arial" w:cs="Arial"/>
            <w:sz w:val="20"/>
            <w:szCs w:val="20"/>
          </w:rPr>
          <w:delText xml:space="preserve">ying </w:delText>
        </w:r>
      </w:del>
      <w:r w:rsidRPr="00961490">
        <w:rPr>
          <w:rFonts w:ascii="Arial" w:eastAsia="Times New Roman" w:hAnsi="Arial" w:cs="Arial"/>
          <w:sz w:val="20"/>
          <w:szCs w:val="20"/>
        </w:rPr>
        <w:t>these target corals is perhaps most relevant for coral restoration initiatives that include breeding, nursery propagation and out</w:t>
      </w:r>
      <w:ins w:id="183" w:author="Microsoft Office User" w:date="2023-09-29T12:24:00Z">
        <w:r w:rsidR="000F0E29">
          <w:rPr>
            <w:rFonts w:ascii="Arial" w:eastAsia="Times New Roman" w:hAnsi="Arial" w:cs="Arial"/>
            <w:sz w:val="20"/>
            <w:szCs w:val="20"/>
          </w:rPr>
          <w:t>-</w:t>
        </w:r>
      </w:ins>
      <w:del w:id="184" w:author="Microsoft Office User" w:date="2023-09-29T12:24:00Z">
        <w:r w:rsidRPr="00961490" w:rsidDel="000F0E29">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185" w:author="Microsoft Office User" w:date="2023-07-10T11:40:00Z"/>
          <w:rFonts w:ascii="Arial" w:hAnsi="Arial" w:cs="Arial"/>
          <w:b/>
          <w:color w:val="000000"/>
          <w:sz w:val="20"/>
          <w:szCs w:val="20"/>
        </w:rPr>
      </w:pPr>
      <w:ins w:id="186" w:author="Microsoft Office User" w:date="2023-07-10T11:40:00Z">
        <w:r>
          <w:rPr>
            <w:rFonts w:ascii="Arial" w:hAnsi="Arial" w:cs="Arial"/>
            <w:b/>
            <w:color w:val="000000"/>
            <w:sz w:val="20"/>
            <w:szCs w:val="20"/>
          </w:rPr>
          <w:t>Online Methods</w:t>
        </w:r>
      </w:ins>
      <w:del w:id="187"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188"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w:t>
      </w:r>
      <w:r w:rsidRPr="00961490">
        <w:rPr>
          <w:rFonts w:ascii="Arial" w:eastAsia="Times New Roman" w:hAnsi="Arial" w:cs="Arial"/>
          <w:sz w:val="20"/>
          <w:szCs w:val="20"/>
        </w:rPr>
        <w:lastRenderedPageBreak/>
        <w:t xml:space="preserve">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w:t>
      </w:r>
      <w:r w:rsidRPr="00961490">
        <w:rPr>
          <w:rFonts w:ascii="Arial" w:eastAsia="Times New Roman" w:hAnsi="Arial" w:cs="Arial"/>
          <w:sz w:val="20"/>
          <w:szCs w:val="20"/>
          <w:highlight w:val="white"/>
        </w:rPr>
        <w:lastRenderedPageBreak/>
        <w:t xml:space="preserve">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w:t>
      </w:r>
      <w:r w:rsidRPr="00961490">
        <w:rPr>
          <w:rFonts w:ascii="Arial" w:eastAsia="Times New Roman" w:hAnsi="Arial" w:cs="Arial"/>
          <w:sz w:val="20"/>
          <w:szCs w:val="20"/>
        </w:rPr>
        <w:lastRenderedPageBreak/>
        <w:t xml:space="preserve">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lastRenderedPageBreak/>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w:t>
      </w:r>
      <w:r w:rsidRPr="00961490">
        <w:rPr>
          <w:rFonts w:ascii="Arial" w:hAnsi="Arial" w:cs="Arial"/>
          <w:sz w:val="20"/>
          <w:szCs w:val="20"/>
        </w:rPr>
        <w:lastRenderedPageBreak/>
        <w:t xml:space="preserve">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4"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5"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w:t>
      </w:r>
      <w:r w:rsidRPr="00961490">
        <w:rPr>
          <w:rFonts w:ascii="Arial" w:hAnsi="Arial" w:cs="Arial"/>
          <w:sz w:val="20"/>
          <w:szCs w:val="20"/>
        </w:rPr>
        <w:lastRenderedPageBreak/>
        <w:t xml:space="preserve">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1B11CBD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7CBCED6"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ins w:id="189" w:author="Microsoft Office User" w:date="2023-08-09T12:09:00Z">
        <w:r>
          <w:rPr>
            <w:rFonts w:ascii="Arial" w:hAnsi="Arial" w:cs="Arial"/>
            <w:noProof/>
            <w:color w:val="000000"/>
            <w:sz w:val="20"/>
            <w:szCs w:val="20"/>
          </w:rPr>
          <w:lastRenderedPageBreak/>
          <w:drawing>
            <wp:inline distT="0" distB="0" distL="0" distR="0" wp14:anchorId="6558EAD5" wp14:editId="2A1FA536">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ins>
      <w:del w:id="190" w:author="Microsoft Office User" w:date="2023-08-09T12:09:00Z">
        <w:r w:rsidR="00A84FF9" w:rsidDel="00D44B56">
          <w:rPr>
            <w:rFonts w:ascii="Arial" w:hAnsi="Arial" w:cs="Arial"/>
            <w:noProof/>
            <w:color w:val="000000"/>
            <w:sz w:val="20"/>
            <w:szCs w:val="20"/>
          </w:rPr>
          <w:drawing>
            <wp:inline distT="0" distB="0" distL="0" distR="0" wp14:anchorId="072661CD" wp14:editId="2F6E00C0">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del>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w:t>
      </w:r>
      <w:r w:rsidR="00961490" w:rsidRPr="00961490">
        <w:rPr>
          <w:rFonts w:ascii="Arial" w:eastAsia="Times New Roman" w:hAnsi="Arial" w:cs="Arial"/>
          <w:sz w:val="20"/>
          <w:szCs w:val="20"/>
        </w:rPr>
        <w:lastRenderedPageBreak/>
        <w:t xml:space="preserve">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637F8DC1">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1E8B5D1B">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21"/>
      <w:footerReference w:type="default" r:id="rId22"/>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3"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55" w:author="Microsoft Office User" w:date="2023-10-16T17:56:00Z" w:initials="MOU">
    <w:p w14:paraId="680C4B10" w14:textId="77777777" w:rsidR="003179B0" w:rsidRDefault="003179B0" w:rsidP="00EF60B0">
      <w:r>
        <w:rPr>
          <w:rStyle w:val="CommentReference"/>
        </w:rPr>
        <w:annotationRef/>
      </w:r>
      <w:r>
        <w:rPr>
          <w:rFonts w:ascii="Times New Roman" w:eastAsia="Times New Roman" w:hAnsi="Times New Roman" w:cs="Times New Roman"/>
          <w:color w:val="000000"/>
          <w:sz w:val="20"/>
          <w:szCs w:val="20"/>
        </w:rPr>
        <w:t>Update results in supplementary information</w:t>
      </w:r>
    </w:p>
  </w:comment>
  <w:comment w:id="65" w:author="Microsoft Office User" w:date="2023-08-09T11:56:00Z" w:initials="MOU">
    <w:p w14:paraId="6727CACE" w14:textId="00B10DD8" w:rsidR="00D44B56" w:rsidRDefault="00D44B56" w:rsidP="004B5CAF">
      <w:r>
        <w:rPr>
          <w:rStyle w:val="CommentReference"/>
        </w:rPr>
        <w:annotationRef/>
      </w:r>
      <w:r>
        <w:rPr>
          <w:rFonts w:ascii="Times New Roman" w:eastAsia="Times New Roman" w:hAnsi="Times New Roman" w:cs="Times New Roman"/>
          <w:color w:val="000000"/>
          <w:sz w:val="20"/>
          <w:szCs w:val="20"/>
        </w:rPr>
        <w:t>Thanks for doing these analyses!</w:t>
      </w:r>
    </w:p>
  </w:comment>
  <w:comment w:id="123" w:author="Microsoft Office User" w:date="2023-08-09T11:58:00Z" w:initials="MOU">
    <w:p w14:paraId="08B9D324" w14:textId="77777777" w:rsidR="00D44B56" w:rsidRDefault="00D44B56" w:rsidP="00581883">
      <w:r>
        <w:rPr>
          <w:rStyle w:val="CommentReference"/>
        </w:rPr>
        <w:annotationRef/>
      </w:r>
      <w:r>
        <w:rPr>
          <w:rFonts w:ascii="Times New Roman" w:eastAsia="Times New Roman" w:hAnsi="Times New Roman" w:cs="Times New Roman"/>
          <w:color w:val="000000"/>
          <w:sz w:val="20"/>
          <w:szCs w:val="20"/>
        </w:rPr>
        <w:t>I assume we are going to add in our bubble/triangle plot for this too?</w:t>
      </w:r>
    </w:p>
  </w:comment>
  <w:comment w:id="173" w:author="Microsoft Office User" w:date="2023-08-09T12:02:00Z" w:initials="MOU">
    <w:p w14:paraId="2B8616C5" w14:textId="77777777" w:rsidR="00D44B56" w:rsidRDefault="00D44B56" w:rsidP="00B93C3B">
      <w:r>
        <w:rPr>
          <w:rStyle w:val="CommentReference"/>
        </w:rPr>
        <w:annotationRef/>
      </w:r>
      <w:r>
        <w:rPr>
          <w:rFonts w:ascii="Times New Roman" w:eastAsia="Times New Roman" w:hAnsi="Times New Roman" w:cs="Times New Roman"/>
          <w:color w:val="000000"/>
          <w:sz w:val="20"/>
          <w:szCs w:val="20"/>
        </w:rPr>
        <w:t>Nat EvoEco does not require any specific formatting for initial submission, and other published papers have combined results/discussion. Since our results section is already heavily discussion maybe we can leave the formatting similar to what we had for PNAS? Or we can title this section a little more relevant - like “potential mechanisms of microbially-mediated tradeoffs in corals”</w:t>
      </w:r>
    </w:p>
  </w:comment>
  <w:comment w:id="179" w:author="Microsoft Office User" w:date="2023-08-09T11:48:00Z" w:initials="MOU">
    <w:p w14:paraId="1243814D" w14:textId="1CC2A7B2" w:rsidR="00D44B56" w:rsidRDefault="00D44B56" w:rsidP="00B86E33">
      <w:r>
        <w:rPr>
          <w:rStyle w:val="CommentReference"/>
        </w:rPr>
        <w:annotationRef/>
      </w:r>
      <w:r>
        <w:rPr>
          <w:rFonts w:ascii="Times New Roman" w:eastAsia="Times New Roman" w:hAnsi="Times New Roman" w:cs="Times New Roman"/>
          <w:color w:val="000000"/>
          <w:sz w:val="20"/>
          <w:szCs w:val="20"/>
        </w:rPr>
        <w:t xml:space="preserve">I think that the section that was removed here on placing the context of this work with restoration/remediation is actually quite important, especially if we are going for Nat EcoEvo. Their aims &amp; scope are clear about including information relevant to policy makers, and conservation. Read here: </w:t>
      </w:r>
      <w:hyperlink r:id="rId3" w:history="1">
        <w:r w:rsidRPr="00B86E33">
          <w:rPr>
            <w:rStyle w:val="Hyperlink"/>
            <w:rFonts w:ascii="Times New Roman" w:eastAsia="Times New Roman" w:hAnsi="Times New Roman" w:cs="Times New Roman"/>
            <w:sz w:val="20"/>
            <w:szCs w:val="20"/>
          </w:rPr>
          <w:t>https://www.nature.com/natecolevol/aims</w:t>
        </w:r>
      </w:hyperlink>
    </w:p>
    <w:p w14:paraId="6C272F50" w14:textId="77777777" w:rsidR="00D44B56" w:rsidRDefault="00D44B56" w:rsidP="00B86E3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680C4B10" w15:done="0"/>
  <w15:commentEx w15:paraId="6727CACE" w15:done="0"/>
  <w15:commentEx w15:paraId="08B9D324" w15:done="0"/>
  <w15:commentEx w15:paraId="2B8616C5" w15:done="0"/>
  <w15:commentEx w15:paraId="6C272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Extensible w16cex:durableId="287E006B" w16cex:dateUtc="2023-08-09T11:09:00Z"/>
  <w16cex:commentExtensible w16cex:durableId="4179D47A" w16cex:dateUtc="2023-10-16T16:56:00Z"/>
  <w16cex:commentExtensible w16cex:durableId="287DFD56" w16cex:dateUtc="2023-08-09T10:56:00Z"/>
  <w16cex:commentExtensible w16cex:durableId="287DFDF4" w16cex:dateUtc="2023-08-09T10:58:00Z"/>
  <w16cex:commentExtensible w16cex:durableId="287DFEE4" w16cex:dateUtc="2023-08-09T11:02:00Z"/>
  <w16cex:commentExtensible w16cex:durableId="287DFBA5" w16cex:dateUtc="2023-08-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680C4B10" w16cid:durableId="4179D47A"/>
  <w16cid:commentId w16cid:paraId="6727CACE" w16cid:durableId="287DFD56"/>
  <w16cid:commentId w16cid:paraId="08B9D324" w16cid:durableId="287DFDF4"/>
  <w16cid:commentId w16cid:paraId="2B8616C5" w16cid:durableId="287DFEE4"/>
  <w16cid:commentId w16cid:paraId="6C272F50" w16cid:durableId="287D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2B8A9" w14:textId="77777777" w:rsidR="0023715A" w:rsidRDefault="0023715A">
      <w:pPr>
        <w:spacing w:after="0"/>
      </w:pPr>
      <w:r>
        <w:separator/>
      </w:r>
    </w:p>
  </w:endnote>
  <w:endnote w:type="continuationSeparator" w:id="0">
    <w:p w14:paraId="5735FCD9" w14:textId="77777777" w:rsidR="0023715A" w:rsidRDefault="002371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49AB0" w14:textId="77777777" w:rsidR="0023715A" w:rsidRDefault="0023715A">
      <w:pPr>
        <w:spacing w:after="0"/>
      </w:pPr>
      <w:r>
        <w:separator/>
      </w:r>
    </w:p>
  </w:footnote>
  <w:footnote w:type="continuationSeparator" w:id="0">
    <w:p w14:paraId="2EB52811" w14:textId="77777777" w:rsidR="0023715A" w:rsidRDefault="0023715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C3044"/>
    <w:rsid w:val="000E3957"/>
    <w:rsid w:val="000F0E29"/>
    <w:rsid w:val="001918C4"/>
    <w:rsid w:val="001E011D"/>
    <w:rsid w:val="0023358D"/>
    <w:rsid w:val="0023715A"/>
    <w:rsid w:val="00246861"/>
    <w:rsid w:val="0025566D"/>
    <w:rsid w:val="00270945"/>
    <w:rsid w:val="002A7053"/>
    <w:rsid w:val="002B2848"/>
    <w:rsid w:val="002F3DA0"/>
    <w:rsid w:val="003179B0"/>
    <w:rsid w:val="00333F4D"/>
    <w:rsid w:val="003343E2"/>
    <w:rsid w:val="003830A5"/>
    <w:rsid w:val="00384E59"/>
    <w:rsid w:val="003D7494"/>
    <w:rsid w:val="00474D11"/>
    <w:rsid w:val="004768C8"/>
    <w:rsid w:val="00483D1D"/>
    <w:rsid w:val="004B135C"/>
    <w:rsid w:val="005A78D5"/>
    <w:rsid w:val="005C7DD7"/>
    <w:rsid w:val="00623869"/>
    <w:rsid w:val="006663CE"/>
    <w:rsid w:val="006B5D26"/>
    <w:rsid w:val="007141C2"/>
    <w:rsid w:val="007527BE"/>
    <w:rsid w:val="007B22A3"/>
    <w:rsid w:val="00831F35"/>
    <w:rsid w:val="00877DFA"/>
    <w:rsid w:val="008E6DB8"/>
    <w:rsid w:val="00904FBD"/>
    <w:rsid w:val="00961490"/>
    <w:rsid w:val="00980C22"/>
    <w:rsid w:val="009E04D5"/>
    <w:rsid w:val="009F66BE"/>
    <w:rsid w:val="00A1401C"/>
    <w:rsid w:val="00A53343"/>
    <w:rsid w:val="00A635A9"/>
    <w:rsid w:val="00A71BED"/>
    <w:rsid w:val="00A84FF9"/>
    <w:rsid w:val="00A85CC3"/>
    <w:rsid w:val="00AB043D"/>
    <w:rsid w:val="00AE60EF"/>
    <w:rsid w:val="00B30924"/>
    <w:rsid w:val="00B4169B"/>
    <w:rsid w:val="00B9147E"/>
    <w:rsid w:val="00BB6DA8"/>
    <w:rsid w:val="00C059B3"/>
    <w:rsid w:val="00C97AF8"/>
    <w:rsid w:val="00CB5B28"/>
    <w:rsid w:val="00D44B56"/>
    <w:rsid w:val="00DB72A3"/>
    <w:rsid w:val="00DC6835"/>
    <w:rsid w:val="00DF48AE"/>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natecolevol/aims" TargetMode="External"/><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xxxxx@xxxx.xxx" TargetMode="External"/><Relationship Id="rId13" Type="http://schemas.openxmlformats.org/officeDocument/2006/relationships/hyperlink" Target="https://frrp.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oi.org/10.1101/2021.02.23.431501"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101/2023.04.26.53829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22</Pages>
  <Words>11737</Words>
  <Characters>66905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11</cp:revision>
  <dcterms:created xsi:type="dcterms:W3CDTF">2023-07-10T18:37:00Z</dcterms:created>
  <dcterms:modified xsi:type="dcterms:W3CDTF">2023-11-13T18:00:00Z</dcterms:modified>
</cp:coreProperties>
</file>